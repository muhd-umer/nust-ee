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B63189" w14:textId="77777777" w:rsidR="00485EE0" w:rsidRPr="00FE755C" w:rsidRDefault="00485EE0" w:rsidP="00485EE0">
      <w:pPr>
        <w:jc w:val="center"/>
        <w:rPr>
          <w:rFonts w:asciiTheme="minorHAnsi" w:hAnsiTheme="minorHAnsi"/>
          <w:b/>
          <w:sz w:val="48"/>
          <w:szCs w:val="48"/>
          <w:u w:val="single"/>
        </w:rPr>
      </w:pPr>
      <w:bookmarkStart w:id="0" w:name="_Hlk96246932"/>
      <w:r w:rsidRPr="00FE755C">
        <w:rPr>
          <w:rFonts w:asciiTheme="minorHAnsi" w:hAnsiTheme="minorHAnsi"/>
          <w:b/>
          <w:sz w:val="32"/>
          <w:szCs w:val="32"/>
          <w:u w:val="single"/>
        </w:rPr>
        <w:t>Department of Electrical Engineering</w:t>
      </w:r>
    </w:p>
    <w:p w14:paraId="5D974802" w14:textId="77777777" w:rsidR="00485EE0" w:rsidRPr="00FE755C" w:rsidRDefault="00485EE0" w:rsidP="00485EE0">
      <w:pPr>
        <w:jc w:val="center"/>
        <w:rPr>
          <w:rFonts w:asciiTheme="minorHAnsi" w:hAnsiTheme="minorHAnsi"/>
          <w:b/>
          <w:sz w:val="48"/>
          <w:szCs w:val="48"/>
        </w:rPr>
      </w:pPr>
    </w:p>
    <w:tbl>
      <w:tblPr>
        <w:tblW w:w="0" w:type="auto"/>
        <w:tblInd w:w="-90" w:type="dxa"/>
        <w:tblLook w:val="04A0" w:firstRow="1" w:lastRow="0" w:firstColumn="1" w:lastColumn="0" w:noHBand="0" w:noVBand="1"/>
      </w:tblPr>
      <w:tblGrid>
        <w:gridCol w:w="5238"/>
        <w:gridCol w:w="4338"/>
      </w:tblGrid>
      <w:tr w:rsidR="00485EE0" w:rsidRPr="00FE755C" w14:paraId="3BBA0D2B" w14:textId="77777777" w:rsidTr="009D3E62">
        <w:tc>
          <w:tcPr>
            <w:tcW w:w="5238" w:type="dxa"/>
            <w:shd w:val="clear" w:color="auto" w:fill="auto"/>
          </w:tcPr>
          <w:p w14:paraId="0FB25CA8" w14:textId="77777777" w:rsidR="00485EE0" w:rsidRPr="00FE755C" w:rsidRDefault="00485EE0" w:rsidP="00312538">
            <w:pPr>
              <w:spacing w:line="360" w:lineRule="auto"/>
              <w:ind w:left="720" w:right="720"/>
              <w:rPr>
                <w:rFonts w:asciiTheme="minorHAnsi" w:hAnsiTheme="minorHAnsi"/>
                <w:b/>
                <w:sz w:val="26"/>
              </w:rPr>
            </w:pPr>
            <w:r w:rsidRPr="00FE755C">
              <w:rPr>
                <w:rFonts w:asciiTheme="minorHAnsi" w:hAnsiTheme="minorHAnsi"/>
                <w:b/>
                <w:sz w:val="26"/>
              </w:rPr>
              <w:t>Faculty Member:_____________</w:t>
            </w:r>
          </w:p>
        </w:tc>
        <w:tc>
          <w:tcPr>
            <w:tcW w:w="4338" w:type="dxa"/>
            <w:shd w:val="clear" w:color="auto" w:fill="auto"/>
          </w:tcPr>
          <w:p w14:paraId="48994A09" w14:textId="77777777" w:rsidR="00485EE0" w:rsidRPr="00FE755C" w:rsidRDefault="00485EE0" w:rsidP="009D3E62">
            <w:pPr>
              <w:spacing w:line="360" w:lineRule="auto"/>
              <w:jc w:val="right"/>
              <w:rPr>
                <w:rFonts w:asciiTheme="minorHAnsi" w:hAnsiTheme="minorHAnsi"/>
                <w:b/>
                <w:sz w:val="26"/>
              </w:rPr>
            </w:pPr>
            <w:r w:rsidRPr="00FE755C">
              <w:rPr>
                <w:rFonts w:asciiTheme="minorHAnsi" w:hAnsiTheme="minorHAnsi"/>
                <w:b/>
                <w:sz w:val="26"/>
              </w:rPr>
              <w:t>Dated: ________________</w:t>
            </w:r>
          </w:p>
        </w:tc>
      </w:tr>
      <w:tr w:rsidR="00485EE0" w:rsidRPr="00FE755C" w14:paraId="3918C5BC" w14:textId="77777777" w:rsidTr="009D3E62">
        <w:tc>
          <w:tcPr>
            <w:tcW w:w="5238" w:type="dxa"/>
            <w:shd w:val="clear" w:color="auto" w:fill="auto"/>
          </w:tcPr>
          <w:p w14:paraId="6B97F28D" w14:textId="77777777" w:rsidR="00485EE0" w:rsidRPr="00FE755C" w:rsidRDefault="00485EE0" w:rsidP="00312538">
            <w:pPr>
              <w:spacing w:line="360" w:lineRule="auto"/>
              <w:ind w:left="720" w:right="720"/>
              <w:rPr>
                <w:rFonts w:asciiTheme="minorHAnsi" w:hAnsiTheme="minorHAnsi"/>
                <w:b/>
                <w:sz w:val="26"/>
              </w:rPr>
            </w:pPr>
          </w:p>
          <w:p w14:paraId="3F40F373" w14:textId="77777777" w:rsidR="00485EE0" w:rsidRPr="00FE755C" w:rsidRDefault="00485EE0" w:rsidP="00312538">
            <w:pPr>
              <w:spacing w:line="360" w:lineRule="auto"/>
              <w:ind w:left="720" w:right="720"/>
              <w:rPr>
                <w:rFonts w:asciiTheme="minorHAnsi" w:hAnsiTheme="minorHAnsi"/>
                <w:b/>
                <w:sz w:val="26"/>
              </w:rPr>
            </w:pPr>
            <w:r w:rsidRPr="00FE755C">
              <w:rPr>
                <w:rFonts w:asciiTheme="minorHAnsi" w:hAnsiTheme="minorHAnsi"/>
                <w:b/>
                <w:sz w:val="26"/>
              </w:rPr>
              <w:t>Semester:___________________</w:t>
            </w:r>
          </w:p>
        </w:tc>
        <w:tc>
          <w:tcPr>
            <w:tcW w:w="4338" w:type="dxa"/>
            <w:shd w:val="clear" w:color="auto" w:fill="auto"/>
          </w:tcPr>
          <w:p w14:paraId="39C84FBB" w14:textId="77777777" w:rsidR="00485EE0" w:rsidRPr="00FE755C" w:rsidRDefault="00485EE0" w:rsidP="009D3E62">
            <w:pPr>
              <w:spacing w:line="360" w:lineRule="auto"/>
              <w:ind w:left="-90"/>
              <w:jc w:val="right"/>
              <w:rPr>
                <w:rFonts w:asciiTheme="minorHAnsi" w:hAnsiTheme="minorHAnsi"/>
                <w:b/>
                <w:sz w:val="26"/>
              </w:rPr>
            </w:pPr>
          </w:p>
          <w:p w14:paraId="54A78150" w14:textId="77777777" w:rsidR="00485EE0" w:rsidRPr="00FE755C" w:rsidRDefault="00485EE0" w:rsidP="009D3E62">
            <w:pPr>
              <w:spacing w:line="360" w:lineRule="auto"/>
              <w:ind w:left="-90"/>
              <w:jc w:val="right"/>
              <w:rPr>
                <w:rFonts w:asciiTheme="minorHAnsi" w:hAnsiTheme="minorHAnsi"/>
                <w:b/>
                <w:sz w:val="26"/>
              </w:rPr>
            </w:pPr>
            <w:r w:rsidRPr="00FE755C">
              <w:rPr>
                <w:rFonts w:asciiTheme="minorHAnsi" w:hAnsiTheme="minorHAnsi"/>
                <w:b/>
                <w:sz w:val="26"/>
              </w:rPr>
              <w:t xml:space="preserve"> Section: ________________</w:t>
            </w:r>
          </w:p>
        </w:tc>
      </w:tr>
    </w:tbl>
    <w:p w14:paraId="066697D0" w14:textId="77777777" w:rsidR="00485EE0" w:rsidRPr="00FE755C" w:rsidRDefault="00485EE0" w:rsidP="00485EE0">
      <w:pPr>
        <w:rPr>
          <w:rFonts w:asciiTheme="minorHAnsi" w:hAnsiTheme="minorHAnsi"/>
          <w:b/>
          <w:sz w:val="32"/>
          <w:szCs w:val="48"/>
        </w:rPr>
      </w:pPr>
    </w:p>
    <w:p w14:paraId="28DACA39" w14:textId="77777777" w:rsidR="00485EE0" w:rsidRPr="006E6C61" w:rsidRDefault="00485EE0" w:rsidP="00485EE0">
      <w:pPr>
        <w:adjustRightInd w:val="0"/>
        <w:jc w:val="center"/>
        <w:rPr>
          <w:rFonts w:asciiTheme="minorHAnsi" w:hAnsiTheme="minorHAnsi"/>
          <w:b/>
          <w:bCs/>
          <w:sz w:val="32"/>
          <w:szCs w:val="48"/>
          <w:u w:val="single"/>
        </w:rPr>
      </w:pPr>
      <w:r w:rsidRPr="006E6C61">
        <w:rPr>
          <w:rFonts w:asciiTheme="minorHAnsi" w:hAnsiTheme="minorHAnsi"/>
          <w:b/>
          <w:bCs/>
          <w:sz w:val="32"/>
          <w:szCs w:val="48"/>
          <w:u w:val="single"/>
        </w:rPr>
        <w:t>EE-383</w:t>
      </w:r>
      <w:r w:rsidRPr="006E6C61">
        <w:rPr>
          <w:rFonts w:asciiTheme="minorHAnsi" w:hAnsiTheme="minorHAnsi"/>
          <w:sz w:val="32"/>
          <w:szCs w:val="48"/>
          <w:u w:val="single"/>
        </w:rPr>
        <w:t>-</w:t>
      </w:r>
      <w:r w:rsidRPr="006E6C61">
        <w:rPr>
          <w:rFonts w:asciiTheme="minorHAnsi" w:hAnsiTheme="minorHAnsi"/>
          <w:b/>
          <w:bCs/>
          <w:sz w:val="32"/>
          <w:szCs w:val="48"/>
          <w:u w:val="single"/>
        </w:rPr>
        <w:t>Instrumentation and Measurements</w:t>
      </w:r>
    </w:p>
    <w:p w14:paraId="6C8CC75E" w14:textId="77777777" w:rsidR="00485EE0" w:rsidRPr="00FE755C" w:rsidRDefault="00485EE0" w:rsidP="00485EE0">
      <w:pPr>
        <w:adjustRightInd w:val="0"/>
        <w:jc w:val="center"/>
        <w:rPr>
          <w:rFonts w:asciiTheme="minorHAnsi" w:hAnsiTheme="minorHAnsi"/>
          <w:sz w:val="32"/>
          <w:szCs w:val="48"/>
        </w:rPr>
      </w:pPr>
    </w:p>
    <w:p w14:paraId="6FC9591B" w14:textId="32A9A9A1" w:rsidR="00485EE0" w:rsidRPr="006E6C61" w:rsidRDefault="00485EE0" w:rsidP="00485EE0">
      <w:pPr>
        <w:adjustRightInd w:val="0"/>
        <w:jc w:val="center"/>
        <w:rPr>
          <w:rFonts w:asciiTheme="minorHAnsi" w:hAnsiTheme="minorHAnsi"/>
          <w:b/>
          <w:bCs/>
          <w:sz w:val="32"/>
          <w:szCs w:val="48"/>
        </w:rPr>
      </w:pPr>
      <w:r w:rsidRPr="006E6C61">
        <w:rPr>
          <w:rFonts w:asciiTheme="minorHAnsi" w:hAnsiTheme="minorHAnsi"/>
          <w:b/>
          <w:bCs/>
          <w:sz w:val="32"/>
          <w:szCs w:val="48"/>
        </w:rPr>
        <w:t>Experiment #</w:t>
      </w:r>
      <w:r w:rsidR="0095133D">
        <w:rPr>
          <w:rFonts w:asciiTheme="minorHAnsi" w:hAnsiTheme="minorHAnsi"/>
          <w:b/>
          <w:bCs/>
          <w:sz w:val="32"/>
          <w:szCs w:val="48"/>
        </w:rPr>
        <w:t xml:space="preserve"> </w:t>
      </w:r>
      <w:r w:rsidR="00201A81">
        <w:rPr>
          <w:rFonts w:asciiTheme="minorHAnsi" w:hAnsiTheme="minorHAnsi"/>
          <w:b/>
          <w:bCs/>
          <w:sz w:val="32"/>
          <w:szCs w:val="48"/>
        </w:rPr>
        <w:t>8</w:t>
      </w:r>
    </w:p>
    <w:p w14:paraId="1A6C59AC" w14:textId="77777777" w:rsidR="00485EE0" w:rsidRPr="00FE755C" w:rsidRDefault="00485EE0" w:rsidP="00485EE0">
      <w:pPr>
        <w:adjustRightInd w:val="0"/>
        <w:jc w:val="center"/>
        <w:rPr>
          <w:rFonts w:asciiTheme="minorHAnsi" w:hAnsiTheme="minorHAnsi"/>
          <w:sz w:val="32"/>
          <w:szCs w:val="48"/>
        </w:rPr>
      </w:pPr>
    </w:p>
    <w:p w14:paraId="49B8CE83" w14:textId="07EEDE5E" w:rsidR="00485EE0" w:rsidRDefault="00201A81" w:rsidP="00485EE0">
      <w:pPr>
        <w:tabs>
          <w:tab w:val="left" w:pos="-450"/>
        </w:tabs>
        <w:jc w:val="center"/>
        <w:rPr>
          <w:rStyle w:val="fontstyle01"/>
          <w:rFonts w:asciiTheme="minorHAnsi" w:hAnsiTheme="minorHAnsi"/>
          <w:b/>
          <w:sz w:val="32"/>
          <w:u w:val="single"/>
        </w:rPr>
      </w:pPr>
      <w:r>
        <w:rPr>
          <w:rStyle w:val="fontstyle01"/>
          <w:rFonts w:asciiTheme="minorHAnsi" w:hAnsiTheme="minorHAnsi"/>
          <w:b/>
          <w:sz w:val="32"/>
          <w:u w:val="single"/>
        </w:rPr>
        <w:t xml:space="preserve">Fiber-Optic </w:t>
      </w:r>
      <w:r w:rsidR="000E4BC4">
        <w:rPr>
          <w:rStyle w:val="fontstyle01"/>
          <w:rFonts w:asciiTheme="minorHAnsi" w:hAnsiTheme="minorHAnsi"/>
          <w:b/>
          <w:sz w:val="32"/>
          <w:u w:val="single"/>
        </w:rPr>
        <w:t>P</w:t>
      </w:r>
      <w:r w:rsidR="001700DA">
        <w:rPr>
          <w:rStyle w:val="fontstyle01"/>
          <w:rFonts w:asciiTheme="minorHAnsi" w:hAnsiTheme="minorHAnsi"/>
          <w:b/>
          <w:sz w:val="32"/>
          <w:u w:val="single"/>
        </w:rPr>
        <w:t>hotoelectric Switches</w:t>
      </w:r>
      <w:r w:rsidR="000E4BC4">
        <w:rPr>
          <w:rStyle w:val="fontstyle01"/>
          <w:rFonts w:asciiTheme="minorHAnsi" w:hAnsiTheme="minorHAnsi"/>
          <w:b/>
          <w:sz w:val="32"/>
          <w:u w:val="single"/>
        </w:rPr>
        <w:t xml:space="preserve"> </w:t>
      </w:r>
    </w:p>
    <w:p w14:paraId="51D745D0" w14:textId="77777777" w:rsidR="00485EE0" w:rsidRPr="006E6C61" w:rsidRDefault="00485EE0" w:rsidP="00485EE0">
      <w:pPr>
        <w:tabs>
          <w:tab w:val="left" w:pos="-450"/>
        </w:tabs>
        <w:jc w:val="center"/>
        <w:rPr>
          <w:rStyle w:val="fontstyle01"/>
          <w:rFonts w:asciiTheme="minorHAnsi" w:hAnsiTheme="minorHAnsi"/>
          <w:b/>
          <w:sz w:val="32"/>
          <w:u w:val="single"/>
        </w:rPr>
      </w:pPr>
    </w:p>
    <w:p w14:paraId="4A9E2EAE" w14:textId="77777777" w:rsidR="00485EE0" w:rsidRPr="00FE755C" w:rsidRDefault="00485EE0" w:rsidP="00485EE0">
      <w:pPr>
        <w:tabs>
          <w:tab w:val="left" w:pos="-450"/>
        </w:tabs>
        <w:jc w:val="center"/>
        <w:rPr>
          <w:rFonts w:asciiTheme="minorHAnsi" w:hAnsiTheme="minorHAnsi"/>
          <w:b/>
          <w:sz w:val="32"/>
          <w:szCs w:val="24"/>
          <w:u w:val="single"/>
        </w:rPr>
      </w:pPr>
    </w:p>
    <w:tbl>
      <w:tblPr>
        <w:tblW w:w="9401" w:type="dxa"/>
        <w:jc w:val="center"/>
        <w:tblLayout w:type="fixed"/>
        <w:tblCellMar>
          <w:top w:w="7" w:type="dxa"/>
          <w:left w:w="17" w:type="dxa"/>
          <w:right w:w="84" w:type="dxa"/>
        </w:tblCellMar>
        <w:tblLook w:val="04A0" w:firstRow="1" w:lastRow="0" w:firstColumn="1" w:lastColumn="0" w:noHBand="0" w:noVBand="1"/>
      </w:tblPr>
      <w:tblGrid>
        <w:gridCol w:w="2016"/>
        <w:gridCol w:w="1344"/>
        <w:gridCol w:w="1477"/>
        <w:gridCol w:w="1134"/>
        <w:gridCol w:w="1017"/>
        <w:gridCol w:w="1209"/>
        <w:gridCol w:w="1204"/>
      </w:tblGrid>
      <w:tr w:rsidR="00485EE0" w:rsidRPr="00FE755C" w14:paraId="0F783714" w14:textId="77777777" w:rsidTr="007F5E0D">
        <w:trPr>
          <w:trHeight w:val="645"/>
          <w:jc w:val="center"/>
        </w:trPr>
        <w:tc>
          <w:tcPr>
            <w:tcW w:w="2016" w:type="dxa"/>
            <w:tcBorders>
              <w:top w:val="single" w:sz="4" w:space="0" w:color="FFFFFF"/>
              <w:left w:val="single" w:sz="4" w:space="0" w:color="FFFFFF"/>
              <w:bottom w:val="single" w:sz="4" w:space="0" w:color="auto"/>
              <w:right w:val="single" w:sz="4" w:space="0" w:color="FFFFFF"/>
            </w:tcBorders>
            <w:shd w:val="clear" w:color="auto" w:fill="auto"/>
          </w:tcPr>
          <w:p w14:paraId="31719530" w14:textId="77777777" w:rsidR="00485EE0" w:rsidRPr="00FE755C" w:rsidRDefault="00485EE0" w:rsidP="009D3E62">
            <w:pPr>
              <w:spacing w:line="259" w:lineRule="auto"/>
              <w:rPr>
                <w:rFonts w:asciiTheme="minorHAnsi" w:hAnsiTheme="minorHAnsi"/>
              </w:rPr>
            </w:pPr>
          </w:p>
        </w:tc>
        <w:tc>
          <w:tcPr>
            <w:tcW w:w="1344" w:type="dxa"/>
            <w:tcBorders>
              <w:top w:val="single" w:sz="4" w:space="0" w:color="FFFFFF"/>
              <w:left w:val="single" w:sz="4" w:space="0" w:color="FFFFFF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753351" w14:textId="77777777" w:rsidR="00485EE0" w:rsidRPr="00FE755C" w:rsidRDefault="00485EE0" w:rsidP="009D3E62">
            <w:pPr>
              <w:spacing w:line="259" w:lineRule="auto"/>
              <w:ind w:left="27"/>
              <w:jc w:val="center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 xml:space="preserve"> </w:t>
            </w:r>
          </w:p>
        </w:tc>
        <w:tc>
          <w:tcPr>
            <w:tcW w:w="261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3EA54F" w14:textId="77777777" w:rsidR="00485EE0" w:rsidRPr="00FE755C" w:rsidRDefault="00485EE0" w:rsidP="009D3E62">
            <w:pPr>
              <w:spacing w:line="259" w:lineRule="auto"/>
              <w:ind w:left="31"/>
              <w:jc w:val="center"/>
              <w:rPr>
                <w:rFonts w:asciiTheme="minorHAnsi" w:hAnsiTheme="minorHAnsi"/>
                <w:b/>
              </w:rPr>
            </w:pPr>
            <w:r w:rsidRPr="00FE755C">
              <w:rPr>
                <w:rFonts w:asciiTheme="minorHAnsi" w:hAnsiTheme="minorHAnsi"/>
                <w:b/>
              </w:rPr>
              <w:t>PLO4/</w:t>
            </w:r>
          </w:p>
          <w:p w14:paraId="32589D58" w14:textId="77777777" w:rsidR="00485EE0" w:rsidRPr="00FE755C" w:rsidRDefault="00485EE0" w:rsidP="009D3E62">
            <w:pPr>
              <w:spacing w:line="259" w:lineRule="auto"/>
              <w:ind w:left="31"/>
              <w:jc w:val="center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>CLO3</w:t>
            </w: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99040D" w14:textId="77777777" w:rsidR="00485EE0" w:rsidRPr="00FE755C" w:rsidRDefault="00485EE0" w:rsidP="009D3E62">
            <w:pPr>
              <w:spacing w:line="259" w:lineRule="auto"/>
              <w:ind w:left="29"/>
              <w:jc w:val="center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>PLO4/ CLO4</w:t>
            </w:r>
          </w:p>
        </w:tc>
        <w:tc>
          <w:tcPr>
            <w:tcW w:w="12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3D1A59" w14:textId="77777777" w:rsidR="00485EE0" w:rsidRPr="00FE755C" w:rsidRDefault="00485EE0" w:rsidP="009D3E62">
            <w:pPr>
              <w:spacing w:line="259" w:lineRule="auto"/>
              <w:ind w:left="29"/>
              <w:jc w:val="center"/>
              <w:rPr>
                <w:rFonts w:asciiTheme="minorHAnsi" w:hAnsiTheme="minorHAnsi"/>
                <w:b/>
              </w:rPr>
            </w:pPr>
            <w:r w:rsidRPr="00FE755C">
              <w:rPr>
                <w:rFonts w:asciiTheme="minorHAnsi" w:hAnsiTheme="minorHAnsi"/>
                <w:b/>
              </w:rPr>
              <w:t>PLO8/ CLO5</w:t>
            </w:r>
          </w:p>
          <w:p w14:paraId="7428A7F0" w14:textId="77777777" w:rsidR="00485EE0" w:rsidRPr="00FE755C" w:rsidRDefault="00485EE0" w:rsidP="009D3E62">
            <w:pPr>
              <w:spacing w:line="259" w:lineRule="auto"/>
              <w:ind w:left="29"/>
              <w:jc w:val="center"/>
              <w:rPr>
                <w:rFonts w:asciiTheme="minorHAnsi" w:hAnsiTheme="minorHAnsi"/>
              </w:rPr>
            </w:pPr>
          </w:p>
        </w:tc>
        <w:tc>
          <w:tcPr>
            <w:tcW w:w="12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BF99B2" w14:textId="77777777" w:rsidR="00485EE0" w:rsidRPr="00FE755C" w:rsidRDefault="00485EE0" w:rsidP="009D3E62">
            <w:pPr>
              <w:spacing w:line="259" w:lineRule="auto"/>
              <w:ind w:left="29"/>
              <w:jc w:val="center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>PLO9/ CLO6</w:t>
            </w:r>
          </w:p>
        </w:tc>
      </w:tr>
      <w:tr w:rsidR="00485EE0" w:rsidRPr="00FE755C" w14:paraId="1D746679" w14:textId="77777777" w:rsidTr="007F5E0D">
        <w:trPr>
          <w:trHeight w:val="1484"/>
          <w:jc w:val="center"/>
        </w:trPr>
        <w:tc>
          <w:tcPr>
            <w:tcW w:w="2016" w:type="dxa"/>
            <w:tcBorders>
              <w:top w:val="single" w:sz="4" w:space="0" w:color="auto"/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11E5C5F2" w14:textId="77777777" w:rsidR="00485EE0" w:rsidRPr="00FE755C" w:rsidRDefault="00485EE0" w:rsidP="007F5E0D">
            <w:pPr>
              <w:spacing w:line="259" w:lineRule="auto"/>
              <w:jc w:val="center"/>
              <w:rPr>
                <w:rFonts w:asciiTheme="minorHAnsi" w:hAnsiTheme="minorHAnsi"/>
                <w:b/>
              </w:rPr>
            </w:pPr>
          </w:p>
          <w:p w14:paraId="36E799ED" w14:textId="77777777" w:rsidR="00485EE0" w:rsidRPr="00FE755C" w:rsidRDefault="00485EE0" w:rsidP="009D3E62">
            <w:pPr>
              <w:spacing w:line="259" w:lineRule="auto"/>
              <w:rPr>
                <w:rFonts w:asciiTheme="minorHAnsi" w:hAnsiTheme="minorHAnsi"/>
                <w:b/>
              </w:rPr>
            </w:pPr>
          </w:p>
          <w:p w14:paraId="6E08D7BC" w14:textId="77777777" w:rsidR="00485EE0" w:rsidRPr="00FE755C" w:rsidRDefault="00485EE0" w:rsidP="009D3E62">
            <w:pPr>
              <w:spacing w:line="259" w:lineRule="auto"/>
              <w:rPr>
                <w:rFonts w:asciiTheme="minorHAnsi" w:hAnsiTheme="minorHAnsi"/>
                <w:b/>
              </w:rPr>
            </w:pPr>
          </w:p>
          <w:p w14:paraId="644941CE" w14:textId="77777777" w:rsidR="00485EE0" w:rsidRPr="00FE755C" w:rsidRDefault="00485EE0" w:rsidP="009D3E62">
            <w:pPr>
              <w:spacing w:line="259" w:lineRule="auto"/>
              <w:jc w:val="center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>Name</w:t>
            </w:r>
          </w:p>
        </w:tc>
        <w:tc>
          <w:tcPr>
            <w:tcW w:w="1344" w:type="dxa"/>
            <w:tcBorders>
              <w:top w:val="single" w:sz="4" w:space="0" w:color="auto"/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696E5513" w14:textId="77777777" w:rsidR="00485EE0" w:rsidRPr="00FE755C" w:rsidRDefault="00485EE0" w:rsidP="009D3E62">
            <w:pPr>
              <w:spacing w:line="259" w:lineRule="auto"/>
              <w:jc w:val="center"/>
              <w:rPr>
                <w:rFonts w:asciiTheme="minorHAnsi" w:hAnsiTheme="minorHAnsi"/>
                <w:b/>
              </w:rPr>
            </w:pPr>
          </w:p>
          <w:p w14:paraId="48C2A08E" w14:textId="77777777" w:rsidR="00485EE0" w:rsidRPr="00FE755C" w:rsidRDefault="00485EE0" w:rsidP="009D3E62">
            <w:pPr>
              <w:spacing w:line="259" w:lineRule="auto"/>
              <w:jc w:val="center"/>
              <w:rPr>
                <w:rFonts w:asciiTheme="minorHAnsi" w:hAnsiTheme="minorHAnsi"/>
                <w:b/>
              </w:rPr>
            </w:pPr>
          </w:p>
          <w:p w14:paraId="6D963B94" w14:textId="77777777" w:rsidR="00485EE0" w:rsidRPr="00FE755C" w:rsidRDefault="00485EE0" w:rsidP="009D3E62">
            <w:pPr>
              <w:spacing w:line="259" w:lineRule="auto"/>
              <w:jc w:val="center"/>
              <w:rPr>
                <w:rFonts w:asciiTheme="minorHAnsi" w:hAnsiTheme="minorHAnsi"/>
                <w:b/>
              </w:rPr>
            </w:pPr>
          </w:p>
          <w:p w14:paraId="37788E5C" w14:textId="77777777" w:rsidR="00485EE0" w:rsidRPr="00FE755C" w:rsidRDefault="00485EE0" w:rsidP="009D3E62">
            <w:pPr>
              <w:spacing w:line="259" w:lineRule="auto"/>
              <w:jc w:val="center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 xml:space="preserve">Reg. No </w:t>
            </w:r>
          </w:p>
        </w:tc>
        <w:tc>
          <w:tcPr>
            <w:tcW w:w="1477" w:type="dxa"/>
            <w:tcBorders>
              <w:top w:val="single" w:sz="4" w:space="0" w:color="auto"/>
              <w:left w:val="single" w:sz="4" w:space="0" w:color="000000"/>
              <w:right w:val="single" w:sz="4" w:space="0" w:color="000000"/>
            </w:tcBorders>
          </w:tcPr>
          <w:p w14:paraId="26FA20FC" w14:textId="77777777" w:rsidR="00485EE0" w:rsidRPr="00FE755C" w:rsidRDefault="00485EE0" w:rsidP="009D3E62">
            <w:pPr>
              <w:spacing w:line="259" w:lineRule="auto"/>
              <w:rPr>
                <w:rFonts w:asciiTheme="minorHAnsi" w:hAnsiTheme="minorHAnsi"/>
                <w:b/>
              </w:rPr>
            </w:pPr>
          </w:p>
          <w:p w14:paraId="64D03AE9" w14:textId="77777777" w:rsidR="00485EE0" w:rsidRPr="00FE755C" w:rsidRDefault="00485EE0" w:rsidP="009D3E62">
            <w:pPr>
              <w:spacing w:line="259" w:lineRule="auto"/>
              <w:rPr>
                <w:rFonts w:asciiTheme="minorHAnsi" w:hAnsiTheme="minorHAnsi"/>
                <w:b/>
              </w:rPr>
            </w:pPr>
          </w:p>
          <w:p w14:paraId="2370F4E8" w14:textId="77777777" w:rsidR="00485EE0" w:rsidRPr="00FE755C" w:rsidRDefault="00485EE0" w:rsidP="009D3E62">
            <w:pPr>
              <w:spacing w:line="259" w:lineRule="auto"/>
              <w:rPr>
                <w:rFonts w:asciiTheme="minorHAnsi" w:hAnsiTheme="minorHAnsi"/>
                <w:b/>
              </w:rPr>
            </w:pPr>
            <w:r w:rsidRPr="00FE755C">
              <w:rPr>
                <w:rFonts w:asciiTheme="minorHAnsi" w:hAnsiTheme="minorHAnsi"/>
                <w:b/>
              </w:rPr>
              <w:t>Viva / Quiz / Lab Performance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3F703036" w14:textId="77777777" w:rsidR="00485EE0" w:rsidRPr="00FE755C" w:rsidRDefault="00485EE0" w:rsidP="009D3E62">
            <w:pPr>
              <w:spacing w:line="259" w:lineRule="auto"/>
              <w:ind w:left="110"/>
              <w:rPr>
                <w:rFonts w:asciiTheme="minorHAnsi" w:hAnsiTheme="minorHAnsi"/>
                <w:b/>
              </w:rPr>
            </w:pPr>
            <w:r w:rsidRPr="00FE755C">
              <w:rPr>
                <w:rFonts w:asciiTheme="minorHAnsi" w:hAnsiTheme="minorHAnsi"/>
                <w:b/>
              </w:rPr>
              <w:t>Analysis of data in Lab Report</w:t>
            </w:r>
          </w:p>
          <w:p w14:paraId="4DF66FD8" w14:textId="77777777" w:rsidR="00485EE0" w:rsidRPr="00FE755C" w:rsidRDefault="00485EE0" w:rsidP="009D3E62">
            <w:pPr>
              <w:spacing w:line="259" w:lineRule="auto"/>
              <w:ind w:left="110"/>
              <w:rPr>
                <w:rFonts w:asciiTheme="minorHAnsi" w:hAnsiTheme="minorHAnsi"/>
              </w:rPr>
            </w:pPr>
          </w:p>
        </w:tc>
        <w:tc>
          <w:tcPr>
            <w:tcW w:w="1017" w:type="dxa"/>
            <w:tcBorders>
              <w:top w:val="single" w:sz="4" w:space="0" w:color="auto"/>
              <w:left w:val="single" w:sz="4" w:space="0" w:color="000000"/>
              <w:right w:val="single" w:sz="4" w:space="0" w:color="000000"/>
            </w:tcBorders>
          </w:tcPr>
          <w:p w14:paraId="022D7E59" w14:textId="77777777" w:rsidR="00485EE0" w:rsidRPr="00FE755C" w:rsidRDefault="00485EE0" w:rsidP="009D3E62">
            <w:pPr>
              <w:spacing w:after="101" w:line="259" w:lineRule="auto"/>
              <w:ind w:left="31"/>
              <w:rPr>
                <w:rFonts w:asciiTheme="minorHAnsi" w:hAnsiTheme="minorHAnsi"/>
                <w:b/>
              </w:rPr>
            </w:pPr>
          </w:p>
          <w:p w14:paraId="2654DDBF" w14:textId="77777777" w:rsidR="00485EE0" w:rsidRPr="00FE755C" w:rsidRDefault="00485EE0" w:rsidP="009D3E62">
            <w:pPr>
              <w:spacing w:after="101" w:line="259" w:lineRule="auto"/>
              <w:ind w:left="31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>Modern Tool Usage</w:t>
            </w:r>
          </w:p>
        </w:tc>
        <w:tc>
          <w:tcPr>
            <w:tcW w:w="1209" w:type="dxa"/>
            <w:tcBorders>
              <w:top w:val="single" w:sz="4" w:space="0" w:color="auto"/>
              <w:left w:val="single" w:sz="4" w:space="0" w:color="000000"/>
              <w:right w:val="single" w:sz="4" w:space="0" w:color="000000"/>
            </w:tcBorders>
          </w:tcPr>
          <w:p w14:paraId="20CBB1D2" w14:textId="77777777" w:rsidR="00485EE0" w:rsidRPr="00FE755C" w:rsidRDefault="00485EE0" w:rsidP="009D3E62">
            <w:pPr>
              <w:spacing w:after="101" w:line="259" w:lineRule="auto"/>
              <w:ind w:left="31"/>
              <w:rPr>
                <w:rFonts w:asciiTheme="minorHAnsi" w:hAnsiTheme="minorHAnsi"/>
                <w:b/>
              </w:rPr>
            </w:pPr>
          </w:p>
          <w:p w14:paraId="41719011" w14:textId="77777777" w:rsidR="00485EE0" w:rsidRPr="00FE755C" w:rsidRDefault="00485EE0" w:rsidP="009D3E62">
            <w:pPr>
              <w:spacing w:after="101" w:line="259" w:lineRule="auto"/>
              <w:ind w:left="31"/>
              <w:rPr>
                <w:rFonts w:asciiTheme="minorHAnsi" w:hAnsiTheme="minorHAnsi"/>
                <w:b/>
              </w:rPr>
            </w:pPr>
            <w:r w:rsidRPr="00FE755C">
              <w:rPr>
                <w:rFonts w:asciiTheme="minorHAnsi" w:hAnsiTheme="minorHAnsi"/>
                <w:b/>
              </w:rPr>
              <w:t xml:space="preserve">Ethics and Safety     </w:t>
            </w:r>
          </w:p>
          <w:p w14:paraId="3CB0C0A8" w14:textId="77777777" w:rsidR="00485EE0" w:rsidRPr="00FE755C" w:rsidRDefault="00485EE0" w:rsidP="009D3E62">
            <w:pPr>
              <w:spacing w:after="101" w:line="259" w:lineRule="auto"/>
              <w:ind w:left="31"/>
              <w:rPr>
                <w:rFonts w:asciiTheme="minorHAnsi" w:hAnsiTheme="minorHAnsi"/>
              </w:rPr>
            </w:pPr>
          </w:p>
        </w:tc>
        <w:tc>
          <w:tcPr>
            <w:tcW w:w="1204" w:type="dxa"/>
            <w:tcBorders>
              <w:top w:val="single" w:sz="4" w:space="0" w:color="auto"/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63DBB6C2" w14:textId="77777777" w:rsidR="00485EE0" w:rsidRPr="00FE755C" w:rsidRDefault="00485EE0" w:rsidP="009D3E62">
            <w:pPr>
              <w:spacing w:after="101" w:line="259" w:lineRule="auto"/>
              <w:ind w:left="31"/>
              <w:rPr>
                <w:rFonts w:asciiTheme="minorHAnsi" w:hAnsiTheme="minorHAnsi"/>
                <w:b/>
              </w:rPr>
            </w:pPr>
          </w:p>
          <w:p w14:paraId="7EFF267C" w14:textId="77777777" w:rsidR="00485EE0" w:rsidRPr="00FE755C" w:rsidRDefault="00485EE0" w:rsidP="009D3E62">
            <w:pPr>
              <w:spacing w:after="101" w:line="259" w:lineRule="auto"/>
              <w:ind w:left="31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>Individual and Teamwork</w:t>
            </w:r>
          </w:p>
        </w:tc>
      </w:tr>
      <w:tr w:rsidR="00485EE0" w:rsidRPr="00FE755C" w14:paraId="16F522D4" w14:textId="77777777" w:rsidTr="007F5E0D">
        <w:trPr>
          <w:trHeight w:val="235"/>
          <w:jc w:val="center"/>
        </w:trPr>
        <w:tc>
          <w:tcPr>
            <w:tcW w:w="201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58BFA83" w14:textId="77777777" w:rsidR="00485EE0" w:rsidRPr="00FE755C" w:rsidRDefault="00485EE0" w:rsidP="009D3E62">
            <w:pPr>
              <w:spacing w:line="259" w:lineRule="auto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 xml:space="preserve"> </w:t>
            </w:r>
          </w:p>
        </w:tc>
        <w:tc>
          <w:tcPr>
            <w:tcW w:w="134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16432A" w14:textId="77777777" w:rsidR="00485EE0" w:rsidRPr="00FE755C" w:rsidRDefault="00485EE0" w:rsidP="009D3E62">
            <w:pPr>
              <w:spacing w:line="259" w:lineRule="auto"/>
              <w:ind w:left="27"/>
              <w:jc w:val="center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 xml:space="preserve"> </w:t>
            </w:r>
          </w:p>
        </w:tc>
        <w:tc>
          <w:tcPr>
            <w:tcW w:w="147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1B785B" w14:textId="77777777" w:rsidR="00485EE0" w:rsidRPr="00FE755C" w:rsidRDefault="00485EE0" w:rsidP="009D3E62">
            <w:pPr>
              <w:spacing w:line="259" w:lineRule="auto"/>
              <w:ind w:left="31"/>
              <w:rPr>
                <w:rFonts w:asciiTheme="minorHAnsi" w:hAnsiTheme="minorHAnsi"/>
                <w:b/>
              </w:rPr>
            </w:pPr>
            <w:r w:rsidRPr="00FE755C">
              <w:rPr>
                <w:rFonts w:asciiTheme="minorHAnsi" w:hAnsiTheme="minorHAnsi"/>
                <w:b/>
              </w:rPr>
              <w:t>5 Marks</w:t>
            </w:r>
          </w:p>
        </w:tc>
        <w:tc>
          <w:tcPr>
            <w:tcW w:w="11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BE4E339" w14:textId="77777777" w:rsidR="00485EE0" w:rsidRPr="00FE755C" w:rsidRDefault="00485EE0" w:rsidP="009D3E62">
            <w:pPr>
              <w:spacing w:line="259" w:lineRule="auto"/>
              <w:ind w:left="31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>5 Marks</w:t>
            </w:r>
          </w:p>
        </w:tc>
        <w:tc>
          <w:tcPr>
            <w:tcW w:w="101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EDC2F9" w14:textId="77777777" w:rsidR="00485EE0" w:rsidRPr="00FE755C" w:rsidRDefault="00485EE0" w:rsidP="009D3E62">
            <w:pPr>
              <w:spacing w:line="259" w:lineRule="auto"/>
              <w:ind w:left="29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>5 Marks</w:t>
            </w:r>
          </w:p>
        </w:tc>
        <w:tc>
          <w:tcPr>
            <w:tcW w:w="12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5D85F3" w14:textId="77777777" w:rsidR="00485EE0" w:rsidRPr="00FE755C" w:rsidRDefault="00485EE0" w:rsidP="009D3E62">
            <w:pPr>
              <w:spacing w:line="259" w:lineRule="auto"/>
              <w:ind w:left="29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>5 Marks</w:t>
            </w:r>
          </w:p>
        </w:tc>
        <w:tc>
          <w:tcPr>
            <w:tcW w:w="12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0E89DA9" w14:textId="77777777" w:rsidR="00485EE0" w:rsidRPr="00FE755C" w:rsidRDefault="00485EE0" w:rsidP="009D3E62">
            <w:pPr>
              <w:spacing w:line="259" w:lineRule="auto"/>
              <w:ind w:left="29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>5 Marks</w:t>
            </w:r>
          </w:p>
        </w:tc>
      </w:tr>
      <w:tr w:rsidR="00485EE0" w:rsidRPr="00FE755C" w14:paraId="4384D9E4" w14:textId="77777777" w:rsidTr="007F5E0D">
        <w:trPr>
          <w:trHeight w:val="875"/>
          <w:jc w:val="center"/>
        </w:trPr>
        <w:tc>
          <w:tcPr>
            <w:tcW w:w="2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545EEF7" w14:textId="77777777" w:rsidR="00485EE0" w:rsidRPr="00FE755C" w:rsidRDefault="00485EE0" w:rsidP="009D3E62">
            <w:pPr>
              <w:spacing w:line="259" w:lineRule="auto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 xml:space="preserve"> </w:t>
            </w:r>
          </w:p>
        </w:tc>
        <w:tc>
          <w:tcPr>
            <w:tcW w:w="1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6ED4C4C" w14:textId="77777777" w:rsidR="00485EE0" w:rsidRPr="00FE755C" w:rsidRDefault="00485EE0" w:rsidP="009D3E62">
            <w:pPr>
              <w:spacing w:line="259" w:lineRule="auto"/>
              <w:ind w:left="27"/>
              <w:jc w:val="center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 xml:space="preserve"> </w:t>
            </w:r>
          </w:p>
        </w:tc>
        <w:tc>
          <w:tcPr>
            <w:tcW w:w="1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950642" w14:textId="77777777" w:rsidR="00485EE0" w:rsidRPr="00FE755C" w:rsidRDefault="00485EE0" w:rsidP="009D3E62">
            <w:pPr>
              <w:spacing w:line="259" w:lineRule="auto"/>
              <w:ind w:left="31"/>
              <w:rPr>
                <w:rFonts w:asciiTheme="minorHAnsi" w:hAnsiTheme="minorHAnsi"/>
                <w:b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1DD530" w14:textId="77777777" w:rsidR="00485EE0" w:rsidRPr="00FE755C" w:rsidRDefault="00485EE0" w:rsidP="009D3E62">
            <w:pPr>
              <w:spacing w:line="259" w:lineRule="auto"/>
              <w:ind w:left="31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 xml:space="preserve"> </w:t>
            </w:r>
          </w:p>
        </w:tc>
        <w:tc>
          <w:tcPr>
            <w:tcW w:w="1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8869A8" w14:textId="77777777" w:rsidR="00485EE0" w:rsidRPr="00FE755C" w:rsidRDefault="00485EE0" w:rsidP="009D3E62">
            <w:pPr>
              <w:spacing w:line="259" w:lineRule="auto"/>
              <w:ind w:left="29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 xml:space="preserve"> </w:t>
            </w:r>
          </w:p>
        </w:tc>
        <w:tc>
          <w:tcPr>
            <w:tcW w:w="1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4A15FF" w14:textId="77777777" w:rsidR="00485EE0" w:rsidRPr="00FE755C" w:rsidRDefault="00485EE0" w:rsidP="009D3E62">
            <w:pPr>
              <w:spacing w:line="259" w:lineRule="auto"/>
              <w:ind w:left="29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 xml:space="preserve"> </w:t>
            </w:r>
          </w:p>
        </w:tc>
        <w:tc>
          <w:tcPr>
            <w:tcW w:w="1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3A8173" w14:textId="77777777" w:rsidR="00485EE0" w:rsidRPr="00FE755C" w:rsidRDefault="00485EE0" w:rsidP="009D3E62">
            <w:pPr>
              <w:spacing w:line="259" w:lineRule="auto"/>
              <w:ind w:left="29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 xml:space="preserve"> </w:t>
            </w:r>
          </w:p>
        </w:tc>
      </w:tr>
      <w:tr w:rsidR="00485EE0" w:rsidRPr="00FE755C" w14:paraId="31CC1F3F" w14:textId="77777777" w:rsidTr="007F5E0D">
        <w:trPr>
          <w:trHeight w:val="773"/>
          <w:jc w:val="center"/>
        </w:trPr>
        <w:tc>
          <w:tcPr>
            <w:tcW w:w="2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A7D3BF" w14:textId="77777777" w:rsidR="00485EE0" w:rsidRPr="00FE755C" w:rsidRDefault="00485EE0" w:rsidP="009D3E62">
            <w:pPr>
              <w:spacing w:line="259" w:lineRule="auto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 xml:space="preserve"> </w:t>
            </w:r>
          </w:p>
        </w:tc>
        <w:tc>
          <w:tcPr>
            <w:tcW w:w="1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733102" w14:textId="77777777" w:rsidR="00485EE0" w:rsidRPr="00FE755C" w:rsidRDefault="00485EE0" w:rsidP="009D3E62">
            <w:pPr>
              <w:spacing w:line="259" w:lineRule="auto"/>
              <w:ind w:left="27"/>
              <w:jc w:val="center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 xml:space="preserve"> </w:t>
            </w:r>
          </w:p>
        </w:tc>
        <w:tc>
          <w:tcPr>
            <w:tcW w:w="1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2C05C6" w14:textId="77777777" w:rsidR="00485EE0" w:rsidRPr="00FE755C" w:rsidRDefault="00485EE0" w:rsidP="009D3E62">
            <w:pPr>
              <w:spacing w:line="259" w:lineRule="auto"/>
              <w:ind w:left="31"/>
              <w:rPr>
                <w:rFonts w:asciiTheme="minorHAnsi" w:hAnsiTheme="minorHAnsi"/>
                <w:b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E65413" w14:textId="77777777" w:rsidR="00485EE0" w:rsidRPr="00FE755C" w:rsidRDefault="00485EE0" w:rsidP="009D3E62">
            <w:pPr>
              <w:spacing w:line="259" w:lineRule="auto"/>
              <w:ind w:left="31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 xml:space="preserve"> </w:t>
            </w:r>
          </w:p>
        </w:tc>
        <w:tc>
          <w:tcPr>
            <w:tcW w:w="1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3419E5" w14:textId="77777777" w:rsidR="00485EE0" w:rsidRPr="00FE755C" w:rsidRDefault="00485EE0" w:rsidP="009D3E62">
            <w:pPr>
              <w:spacing w:line="259" w:lineRule="auto"/>
              <w:ind w:left="29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 xml:space="preserve"> </w:t>
            </w:r>
          </w:p>
        </w:tc>
        <w:tc>
          <w:tcPr>
            <w:tcW w:w="1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D23A7C" w14:textId="77777777" w:rsidR="00485EE0" w:rsidRPr="00FE755C" w:rsidRDefault="00485EE0" w:rsidP="009D3E62">
            <w:pPr>
              <w:spacing w:line="259" w:lineRule="auto"/>
              <w:ind w:left="29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 xml:space="preserve"> </w:t>
            </w:r>
          </w:p>
        </w:tc>
        <w:tc>
          <w:tcPr>
            <w:tcW w:w="1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C1A8E26" w14:textId="77777777" w:rsidR="00485EE0" w:rsidRPr="00FE755C" w:rsidRDefault="00485EE0" w:rsidP="009D3E62">
            <w:pPr>
              <w:spacing w:line="259" w:lineRule="auto"/>
              <w:ind w:left="29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 xml:space="preserve"> </w:t>
            </w:r>
          </w:p>
        </w:tc>
      </w:tr>
      <w:tr w:rsidR="00485EE0" w:rsidRPr="00FE755C" w14:paraId="65F5AEA5" w14:textId="77777777" w:rsidTr="007F5E0D">
        <w:trPr>
          <w:trHeight w:val="842"/>
          <w:jc w:val="center"/>
        </w:trPr>
        <w:tc>
          <w:tcPr>
            <w:tcW w:w="2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D78CC0" w14:textId="77777777" w:rsidR="00485EE0" w:rsidRPr="00FE755C" w:rsidRDefault="00485EE0" w:rsidP="009D3E62">
            <w:pPr>
              <w:spacing w:line="259" w:lineRule="auto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 xml:space="preserve"> </w:t>
            </w:r>
          </w:p>
        </w:tc>
        <w:tc>
          <w:tcPr>
            <w:tcW w:w="1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E3F8BED" w14:textId="77777777" w:rsidR="00485EE0" w:rsidRPr="00FE755C" w:rsidRDefault="00485EE0" w:rsidP="009D3E62">
            <w:pPr>
              <w:spacing w:line="259" w:lineRule="auto"/>
              <w:ind w:left="27"/>
              <w:jc w:val="center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 xml:space="preserve"> </w:t>
            </w:r>
          </w:p>
        </w:tc>
        <w:tc>
          <w:tcPr>
            <w:tcW w:w="1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E7C568" w14:textId="77777777" w:rsidR="00485EE0" w:rsidRPr="00FE755C" w:rsidRDefault="00485EE0" w:rsidP="009D3E62">
            <w:pPr>
              <w:spacing w:line="259" w:lineRule="auto"/>
              <w:ind w:left="31"/>
              <w:rPr>
                <w:rFonts w:asciiTheme="minorHAnsi" w:hAnsiTheme="minorHAnsi"/>
                <w:b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48D1D78" w14:textId="77777777" w:rsidR="00485EE0" w:rsidRPr="00FE755C" w:rsidRDefault="00485EE0" w:rsidP="009D3E62">
            <w:pPr>
              <w:spacing w:line="259" w:lineRule="auto"/>
              <w:ind w:left="31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 xml:space="preserve"> </w:t>
            </w:r>
          </w:p>
        </w:tc>
        <w:tc>
          <w:tcPr>
            <w:tcW w:w="1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B053A6" w14:textId="77777777" w:rsidR="00485EE0" w:rsidRPr="00FE755C" w:rsidRDefault="00485EE0" w:rsidP="009D3E62">
            <w:pPr>
              <w:spacing w:line="259" w:lineRule="auto"/>
              <w:ind w:left="29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 xml:space="preserve"> </w:t>
            </w:r>
          </w:p>
        </w:tc>
        <w:tc>
          <w:tcPr>
            <w:tcW w:w="1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85AC9E" w14:textId="77777777" w:rsidR="00485EE0" w:rsidRPr="00FE755C" w:rsidRDefault="00485EE0" w:rsidP="009D3E62">
            <w:pPr>
              <w:spacing w:line="259" w:lineRule="auto"/>
              <w:ind w:left="29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 xml:space="preserve"> </w:t>
            </w:r>
          </w:p>
        </w:tc>
        <w:tc>
          <w:tcPr>
            <w:tcW w:w="1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3C14C5" w14:textId="77777777" w:rsidR="00485EE0" w:rsidRPr="00FE755C" w:rsidRDefault="00485EE0" w:rsidP="009D3E62">
            <w:pPr>
              <w:spacing w:line="259" w:lineRule="auto"/>
              <w:ind w:left="29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 xml:space="preserve"> </w:t>
            </w:r>
          </w:p>
        </w:tc>
      </w:tr>
      <w:tr w:rsidR="00485EE0" w:rsidRPr="00FE755C" w14:paraId="7CFCEE80" w14:textId="77777777" w:rsidTr="007F5E0D">
        <w:trPr>
          <w:trHeight w:val="842"/>
          <w:jc w:val="center"/>
        </w:trPr>
        <w:tc>
          <w:tcPr>
            <w:tcW w:w="20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39CB0F" w14:textId="77777777" w:rsidR="00485EE0" w:rsidRPr="00FE755C" w:rsidRDefault="00485EE0" w:rsidP="009D3E62">
            <w:pPr>
              <w:spacing w:line="259" w:lineRule="auto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 xml:space="preserve"> </w:t>
            </w:r>
          </w:p>
        </w:tc>
        <w:tc>
          <w:tcPr>
            <w:tcW w:w="1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D2FAD21" w14:textId="77777777" w:rsidR="00485EE0" w:rsidRPr="00FE755C" w:rsidRDefault="00485EE0" w:rsidP="009D3E62">
            <w:pPr>
              <w:spacing w:line="259" w:lineRule="auto"/>
              <w:ind w:left="27"/>
              <w:jc w:val="center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 xml:space="preserve"> </w:t>
            </w:r>
          </w:p>
        </w:tc>
        <w:tc>
          <w:tcPr>
            <w:tcW w:w="14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11AB0C" w14:textId="77777777" w:rsidR="00485EE0" w:rsidRPr="00FE755C" w:rsidRDefault="00485EE0" w:rsidP="009D3E62">
            <w:pPr>
              <w:spacing w:line="259" w:lineRule="auto"/>
              <w:ind w:left="31"/>
              <w:rPr>
                <w:rFonts w:asciiTheme="minorHAnsi" w:hAnsiTheme="minorHAnsi"/>
                <w:b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5DBBFF3" w14:textId="77777777" w:rsidR="00485EE0" w:rsidRPr="00FE755C" w:rsidRDefault="00485EE0" w:rsidP="009D3E62">
            <w:pPr>
              <w:spacing w:line="259" w:lineRule="auto"/>
              <w:ind w:left="31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 xml:space="preserve"> </w:t>
            </w:r>
          </w:p>
        </w:tc>
        <w:tc>
          <w:tcPr>
            <w:tcW w:w="10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5FD041" w14:textId="77777777" w:rsidR="00485EE0" w:rsidRPr="00FE755C" w:rsidRDefault="00485EE0" w:rsidP="009D3E62">
            <w:pPr>
              <w:spacing w:line="259" w:lineRule="auto"/>
              <w:ind w:left="29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 xml:space="preserve"> </w:t>
            </w:r>
          </w:p>
        </w:tc>
        <w:tc>
          <w:tcPr>
            <w:tcW w:w="1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C51493" w14:textId="77777777" w:rsidR="00485EE0" w:rsidRPr="00FE755C" w:rsidRDefault="00485EE0" w:rsidP="009D3E62">
            <w:pPr>
              <w:spacing w:line="259" w:lineRule="auto"/>
              <w:ind w:left="29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 xml:space="preserve"> </w:t>
            </w:r>
          </w:p>
        </w:tc>
        <w:tc>
          <w:tcPr>
            <w:tcW w:w="12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B2FF67" w14:textId="77777777" w:rsidR="00485EE0" w:rsidRPr="00FE755C" w:rsidRDefault="00485EE0" w:rsidP="009D3E62">
            <w:pPr>
              <w:spacing w:line="259" w:lineRule="auto"/>
              <w:ind w:left="29"/>
              <w:rPr>
                <w:rFonts w:asciiTheme="minorHAnsi" w:hAnsiTheme="minorHAnsi"/>
              </w:rPr>
            </w:pPr>
            <w:r w:rsidRPr="00FE755C">
              <w:rPr>
                <w:rFonts w:asciiTheme="minorHAnsi" w:hAnsiTheme="minorHAnsi"/>
                <w:b/>
              </w:rPr>
              <w:t xml:space="preserve"> </w:t>
            </w:r>
          </w:p>
        </w:tc>
      </w:tr>
    </w:tbl>
    <w:p w14:paraId="0E56ADC6" w14:textId="77777777" w:rsidR="00485EE0" w:rsidRPr="00FE755C" w:rsidRDefault="00485EE0" w:rsidP="00485EE0">
      <w:pPr>
        <w:rPr>
          <w:rFonts w:asciiTheme="minorHAnsi" w:hAnsiTheme="minorHAnsi"/>
          <w:b/>
          <w:color w:val="000000" w:themeColor="text1"/>
          <w:sz w:val="32"/>
          <w:szCs w:val="32"/>
        </w:rPr>
      </w:pPr>
    </w:p>
    <w:p w14:paraId="05691DBD" w14:textId="7725B76C" w:rsidR="00983054" w:rsidRDefault="00983054">
      <w:pPr>
        <w:ind w:left="8584"/>
        <w:rPr>
          <w:rFonts w:ascii="Times New Roman"/>
          <w:sz w:val="20"/>
        </w:rPr>
      </w:pPr>
    </w:p>
    <w:p w14:paraId="2CA6961B" w14:textId="77777777" w:rsidR="00983054" w:rsidRDefault="00983054">
      <w:pPr>
        <w:pStyle w:val="BodyText"/>
        <w:rPr>
          <w:rFonts w:ascii="Times New Roman"/>
        </w:rPr>
      </w:pPr>
    </w:p>
    <w:p w14:paraId="0DD9575D" w14:textId="77777777" w:rsidR="00983054" w:rsidRDefault="00983054">
      <w:pPr>
        <w:pStyle w:val="BodyText"/>
        <w:rPr>
          <w:rFonts w:ascii="Times New Roman"/>
        </w:rPr>
      </w:pPr>
    </w:p>
    <w:p w14:paraId="65F93E2F" w14:textId="77777777" w:rsidR="00983054" w:rsidRDefault="00983054">
      <w:pPr>
        <w:pStyle w:val="BodyText"/>
        <w:rPr>
          <w:rFonts w:ascii="Times New Roman"/>
        </w:rPr>
      </w:pPr>
    </w:p>
    <w:p w14:paraId="25D38225" w14:textId="3BC8FE7F" w:rsidR="00983054" w:rsidRDefault="00983054">
      <w:pPr>
        <w:pStyle w:val="BodyText"/>
        <w:rPr>
          <w:rFonts w:ascii="Times New Roman"/>
        </w:rPr>
      </w:pPr>
    </w:p>
    <w:p w14:paraId="28D81BFD" w14:textId="05B68830" w:rsidR="00485EE0" w:rsidRDefault="00485EE0">
      <w:pPr>
        <w:pStyle w:val="BodyText"/>
        <w:rPr>
          <w:rFonts w:ascii="Times New Roman"/>
        </w:rPr>
      </w:pPr>
    </w:p>
    <w:p w14:paraId="469353A8" w14:textId="1CFD330B" w:rsidR="00485EE0" w:rsidRDefault="00485EE0">
      <w:pPr>
        <w:pStyle w:val="BodyText"/>
        <w:rPr>
          <w:rFonts w:ascii="Times New Roman"/>
        </w:rPr>
      </w:pPr>
    </w:p>
    <w:p w14:paraId="21652764" w14:textId="04023954" w:rsidR="00485EE0" w:rsidRDefault="00485EE0" w:rsidP="00485EE0">
      <w:pPr>
        <w:pStyle w:val="BodyText"/>
        <w:jc w:val="center"/>
        <w:rPr>
          <w:b/>
          <w:bCs/>
          <w:sz w:val="32"/>
          <w:szCs w:val="32"/>
        </w:rPr>
      </w:pPr>
      <w:r w:rsidRPr="00485EE0">
        <w:rPr>
          <w:b/>
          <w:bCs/>
          <w:sz w:val="32"/>
          <w:szCs w:val="32"/>
        </w:rPr>
        <w:lastRenderedPageBreak/>
        <w:t xml:space="preserve">Lab no. </w:t>
      </w:r>
      <w:r w:rsidR="000659E7">
        <w:rPr>
          <w:b/>
          <w:bCs/>
          <w:sz w:val="32"/>
          <w:szCs w:val="32"/>
        </w:rPr>
        <w:t>8</w:t>
      </w:r>
    </w:p>
    <w:p w14:paraId="0F7958DE" w14:textId="77777777" w:rsidR="00485EE0" w:rsidRPr="00485EE0" w:rsidRDefault="00485EE0" w:rsidP="00485EE0">
      <w:pPr>
        <w:pStyle w:val="BodyText"/>
        <w:jc w:val="center"/>
        <w:rPr>
          <w:b/>
          <w:bCs/>
          <w:sz w:val="32"/>
          <w:szCs w:val="32"/>
        </w:rPr>
      </w:pPr>
    </w:p>
    <w:p w14:paraId="389BECC3" w14:textId="7930F903" w:rsidR="00485EE0" w:rsidRPr="00485EE0" w:rsidRDefault="00485EE0" w:rsidP="00485EE0">
      <w:pPr>
        <w:pStyle w:val="BodyText"/>
        <w:jc w:val="center"/>
        <w:rPr>
          <w:b/>
          <w:bCs/>
          <w:sz w:val="32"/>
          <w:szCs w:val="32"/>
        </w:rPr>
      </w:pPr>
      <w:r w:rsidRPr="00485EE0">
        <w:rPr>
          <w:sz w:val="32"/>
          <w:szCs w:val="32"/>
        </w:rPr>
        <w:t xml:space="preserve"> </w:t>
      </w:r>
      <w:r w:rsidR="000659E7">
        <w:rPr>
          <w:b/>
          <w:bCs/>
          <w:sz w:val="40"/>
          <w:szCs w:val="40"/>
        </w:rPr>
        <w:t>Fiber-Optic</w:t>
      </w:r>
      <w:r w:rsidR="001700DA">
        <w:rPr>
          <w:b/>
          <w:bCs/>
          <w:sz w:val="40"/>
          <w:szCs w:val="40"/>
        </w:rPr>
        <w:t xml:space="preserve"> Photoelectric Switch</w:t>
      </w:r>
    </w:p>
    <w:p w14:paraId="5953F6F2" w14:textId="77777777" w:rsidR="00485EE0" w:rsidRDefault="00485EE0">
      <w:pPr>
        <w:pStyle w:val="BodyText"/>
        <w:rPr>
          <w:rFonts w:ascii="Times New Roman"/>
        </w:rPr>
      </w:pPr>
    </w:p>
    <w:p w14:paraId="5AF78A46" w14:textId="77777777" w:rsidR="00983054" w:rsidRDefault="00983054">
      <w:pPr>
        <w:pStyle w:val="BodyText"/>
        <w:rPr>
          <w:rFonts w:ascii="Times New Roman"/>
        </w:rPr>
      </w:pPr>
    </w:p>
    <w:p w14:paraId="65808C60" w14:textId="77777777" w:rsidR="00983054" w:rsidRDefault="00983054">
      <w:pPr>
        <w:pStyle w:val="BodyText"/>
        <w:spacing w:before="9"/>
        <w:rPr>
          <w:rFonts w:ascii="Times New Roman"/>
          <w:sz w:val="21"/>
        </w:rPr>
      </w:pPr>
    </w:p>
    <w:p w14:paraId="0F961CC3" w14:textId="57FF43E7" w:rsidR="00983054" w:rsidRPr="00485EE0" w:rsidRDefault="00E204C7" w:rsidP="00485EE0">
      <w:pPr>
        <w:pStyle w:val="Heading1"/>
        <w:spacing w:before="1" w:line="360" w:lineRule="auto"/>
        <w:ind w:left="864" w:right="864"/>
        <w:jc w:val="both"/>
        <w:rPr>
          <w:sz w:val="24"/>
          <w:szCs w:val="24"/>
        </w:rPr>
      </w:pPr>
      <w:r>
        <w:rPr>
          <w:spacing w:val="-9"/>
        </w:rPr>
        <w:t xml:space="preserve"> </w:t>
      </w:r>
      <w:r w:rsidRPr="00485EE0">
        <w:rPr>
          <w:sz w:val="24"/>
          <w:szCs w:val="24"/>
        </w:rPr>
        <w:t>OBJECTIVE</w:t>
      </w:r>
    </w:p>
    <w:p w14:paraId="5097D6B9" w14:textId="467AF7BA" w:rsidR="00CD79A2" w:rsidRPr="00CD79A2" w:rsidRDefault="00CD79A2" w:rsidP="0000458F">
      <w:pPr>
        <w:pStyle w:val="BodyText"/>
        <w:spacing w:before="7" w:line="360" w:lineRule="auto"/>
        <w:ind w:left="864" w:right="864"/>
        <w:jc w:val="both"/>
        <w:rPr>
          <w:bCs/>
          <w:sz w:val="24"/>
          <w:szCs w:val="24"/>
        </w:rPr>
      </w:pPr>
      <w:r w:rsidRPr="00CD79A2">
        <w:rPr>
          <w:bCs/>
          <w:sz w:val="24"/>
          <w:szCs w:val="24"/>
        </w:rPr>
        <w:t xml:space="preserve">In this </w:t>
      </w:r>
      <w:r>
        <w:rPr>
          <w:bCs/>
          <w:sz w:val="24"/>
          <w:szCs w:val="24"/>
        </w:rPr>
        <w:t>lab</w:t>
      </w:r>
      <w:r w:rsidRPr="00CD79A2">
        <w:rPr>
          <w:bCs/>
          <w:sz w:val="24"/>
          <w:szCs w:val="24"/>
        </w:rPr>
        <w:t xml:space="preserve">, you will be introduced to </w:t>
      </w:r>
      <w:r w:rsidR="004571C2">
        <w:rPr>
          <w:bCs/>
          <w:sz w:val="24"/>
          <w:szCs w:val="24"/>
        </w:rPr>
        <w:t>Fiber-Optic</w:t>
      </w:r>
      <w:r w:rsidRPr="00CD79A2">
        <w:rPr>
          <w:bCs/>
          <w:sz w:val="24"/>
          <w:szCs w:val="24"/>
        </w:rPr>
        <w:t xml:space="preserve"> photoelectric</w:t>
      </w:r>
      <w:r w:rsidR="0000458F">
        <w:rPr>
          <w:bCs/>
          <w:sz w:val="24"/>
          <w:szCs w:val="24"/>
        </w:rPr>
        <w:t xml:space="preserve"> </w:t>
      </w:r>
      <w:r w:rsidRPr="00CD79A2">
        <w:rPr>
          <w:bCs/>
          <w:sz w:val="24"/>
          <w:szCs w:val="24"/>
        </w:rPr>
        <w:t>switches</w:t>
      </w:r>
      <w:r w:rsidR="004571C2">
        <w:rPr>
          <w:bCs/>
          <w:sz w:val="24"/>
          <w:szCs w:val="24"/>
        </w:rPr>
        <w:t xml:space="preserve">; and </w:t>
      </w:r>
      <w:r w:rsidR="000A5405">
        <w:rPr>
          <w:bCs/>
          <w:sz w:val="24"/>
          <w:szCs w:val="24"/>
        </w:rPr>
        <w:t>you will learn</w:t>
      </w:r>
    </w:p>
    <w:p w14:paraId="6C15559D" w14:textId="353FF1AE" w:rsidR="00CD79A2" w:rsidRPr="00CD79A2" w:rsidRDefault="00CD79A2" w:rsidP="00CD79A2">
      <w:pPr>
        <w:pStyle w:val="BodyText"/>
        <w:spacing w:before="7" w:line="360" w:lineRule="auto"/>
        <w:ind w:left="864" w:right="864"/>
        <w:jc w:val="both"/>
        <w:rPr>
          <w:bCs/>
          <w:sz w:val="24"/>
          <w:szCs w:val="24"/>
        </w:rPr>
      </w:pPr>
      <w:r w:rsidRPr="00CD79A2">
        <w:rPr>
          <w:bCs/>
          <w:sz w:val="24"/>
          <w:szCs w:val="24"/>
        </w:rPr>
        <w:t xml:space="preserve">• </w:t>
      </w:r>
      <w:r w:rsidR="00422B81">
        <w:rPr>
          <w:bCs/>
          <w:sz w:val="24"/>
          <w:szCs w:val="24"/>
        </w:rPr>
        <w:t>Uses of Fiber-optic photoelectric switche</w:t>
      </w:r>
      <w:r w:rsidR="008E51ED">
        <w:rPr>
          <w:bCs/>
          <w:sz w:val="24"/>
          <w:szCs w:val="24"/>
        </w:rPr>
        <w:t>s</w:t>
      </w:r>
    </w:p>
    <w:p w14:paraId="09826325" w14:textId="736C032C" w:rsidR="00CD79A2" w:rsidRPr="00CD79A2" w:rsidRDefault="00CD79A2" w:rsidP="00CD79A2">
      <w:pPr>
        <w:pStyle w:val="BodyText"/>
        <w:spacing w:before="7" w:line="360" w:lineRule="auto"/>
        <w:ind w:left="864" w:right="864"/>
        <w:jc w:val="both"/>
        <w:rPr>
          <w:bCs/>
          <w:sz w:val="24"/>
          <w:szCs w:val="24"/>
        </w:rPr>
      </w:pPr>
      <w:r w:rsidRPr="00CD79A2">
        <w:rPr>
          <w:bCs/>
          <w:sz w:val="24"/>
          <w:szCs w:val="24"/>
        </w:rPr>
        <w:t xml:space="preserve">• </w:t>
      </w:r>
      <w:r w:rsidR="008E51ED">
        <w:rPr>
          <w:bCs/>
          <w:sz w:val="24"/>
          <w:szCs w:val="24"/>
        </w:rPr>
        <w:t xml:space="preserve">Advantages and Disadvantages of Fiber-optic </w:t>
      </w:r>
      <w:r w:rsidR="0097143D">
        <w:rPr>
          <w:bCs/>
          <w:sz w:val="24"/>
          <w:szCs w:val="24"/>
        </w:rPr>
        <w:t>switches</w:t>
      </w:r>
    </w:p>
    <w:p w14:paraId="0CDA2F2C" w14:textId="0B545C91" w:rsidR="00983054" w:rsidRPr="00CD79A2" w:rsidRDefault="00CD79A2" w:rsidP="00CD79A2">
      <w:pPr>
        <w:pStyle w:val="BodyText"/>
        <w:spacing w:before="7" w:line="360" w:lineRule="auto"/>
        <w:ind w:left="864" w:right="864"/>
        <w:jc w:val="both"/>
        <w:rPr>
          <w:bCs/>
          <w:sz w:val="24"/>
          <w:szCs w:val="24"/>
        </w:rPr>
      </w:pPr>
      <w:r w:rsidRPr="00CD79A2">
        <w:rPr>
          <w:bCs/>
          <w:sz w:val="24"/>
          <w:szCs w:val="24"/>
        </w:rPr>
        <w:t xml:space="preserve">• </w:t>
      </w:r>
      <w:ins w:id="1" w:author="Amna Zameer">
        <w:r w:rsidR="00654C9C">
          <w:rPr>
            <w:bCs/>
            <w:sz w:val="24"/>
            <w:szCs w:val="24"/>
          </w:rPr>
          <w:t xml:space="preserve">Their operations using </w:t>
        </w:r>
        <w:r w:rsidR="000B287D">
          <w:rPr>
            <w:bCs/>
            <w:sz w:val="24"/>
            <w:szCs w:val="24"/>
          </w:rPr>
          <w:t>reflective block</w:t>
        </w:r>
      </w:ins>
    </w:p>
    <w:p w14:paraId="72AF2743" w14:textId="77777777" w:rsidR="00983054" w:rsidRPr="00485EE0" w:rsidRDefault="00983054" w:rsidP="00485EE0">
      <w:pPr>
        <w:pStyle w:val="BodyText"/>
        <w:spacing w:before="6" w:line="360" w:lineRule="auto"/>
        <w:ind w:left="864" w:right="864"/>
        <w:jc w:val="both"/>
        <w:rPr>
          <w:sz w:val="24"/>
          <w:szCs w:val="24"/>
        </w:rPr>
      </w:pPr>
    </w:p>
    <w:p w14:paraId="44823099" w14:textId="3834C776" w:rsidR="00983054" w:rsidRDefault="00351B76" w:rsidP="00485EE0">
      <w:pPr>
        <w:pStyle w:val="Heading1"/>
        <w:spacing w:line="360" w:lineRule="auto"/>
        <w:ind w:left="864" w:right="864"/>
        <w:jc w:val="both"/>
        <w:rPr>
          <w:sz w:val="24"/>
          <w:szCs w:val="24"/>
        </w:rPr>
      </w:pPr>
      <w:r>
        <w:rPr>
          <w:sz w:val="24"/>
          <w:szCs w:val="24"/>
        </w:rPr>
        <w:t>Introduction</w:t>
      </w:r>
    </w:p>
    <w:p w14:paraId="3F310C90" w14:textId="6CD20095" w:rsidR="009663B7" w:rsidRDefault="00A0779E" w:rsidP="00A0779E">
      <w:pPr>
        <w:pStyle w:val="Heading1"/>
        <w:spacing w:line="360" w:lineRule="auto"/>
        <w:ind w:left="864" w:right="864"/>
        <w:jc w:val="both"/>
        <w:rPr>
          <w:b w:val="0"/>
          <w:bCs w:val="0"/>
          <w:sz w:val="24"/>
          <w:szCs w:val="24"/>
        </w:rPr>
      </w:pPr>
      <w:r w:rsidRPr="00A0779E">
        <w:rPr>
          <w:b w:val="0"/>
          <w:bCs w:val="0"/>
          <w:sz w:val="24"/>
          <w:szCs w:val="24"/>
        </w:rPr>
        <w:t>Fiber-optic sensors are designed for applications where the sensor cannot be placed</w:t>
      </w:r>
      <w:r w:rsidRPr="00A0779E">
        <w:rPr>
          <w:b w:val="0"/>
          <w:bCs w:val="0"/>
          <w:sz w:val="24"/>
          <w:szCs w:val="24"/>
        </w:rPr>
        <w:t xml:space="preserve"> </w:t>
      </w:r>
      <w:r w:rsidRPr="00A0779E">
        <w:rPr>
          <w:b w:val="0"/>
          <w:bCs w:val="0"/>
          <w:sz w:val="24"/>
          <w:szCs w:val="24"/>
        </w:rPr>
        <w:t>at the actual sensing position. Fiber-optics is not a sensing technique but a method</w:t>
      </w:r>
      <w:r w:rsidRPr="00A0779E">
        <w:rPr>
          <w:b w:val="0"/>
          <w:bCs w:val="0"/>
          <w:sz w:val="24"/>
          <w:szCs w:val="24"/>
        </w:rPr>
        <w:t xml:space="preserve"> </w:t>
      </w:r>
      <w:r w:rsidRPr="00A0779E">
        <w:rPr>
          <w:b w:val="0"/>
          <w:bCs w:val="0"/>
          <w:sz w:val="24"/>
          <w:szCs w:val="24"/>
        </w:rPr>
        <w:t>of transmitting light energy. Fiber-optic cables use transparent fibers of glass, or</w:t>
      </w:r>
      <w:r w:rsidRPr="00A0779E">
        <w:rPr>
          <w:b w:val="0"/>
          <w:bCs w:val="0"/>
          <w:sz w:val="24"/>
          <w:szCs w:val="24"/>
        </w:rPr>
        <w:t xml:space="preserve"> </w:t>
      </w:r>
      <w:r w:rsidRPr="00A0779E">
        <w:rPr>
          <w:b w:val="0"/>
          <w:bCs w:val="0"/>
          <w:sz w:val="24"/>
          <w:szCs w:val="24"/>
        </w:rPr>
        <w:t>plastic, to conduct and guide light energy. They are used in photoelectric controls as</w:t>
      </w:r>
      <w:r w:rsidRPr="00A0779E">
        <w:rPr>
          <w:b w:val="0"/>
          <w:bCs w:val="0"/>
          <w:sz w:val="24"/>
          <w:szCs w:val="24"/>
        </w:rPr>
        <w:t xml:space="preserve"> </w:t>
      </w:r>
      <w:r w:rsidRPr="00A0779E">
        <w:rPr>
          <w:b w:val="0"/>
          <w:bCs w:val="0"/>
          <w:sz w:val="24"/>
          <w:szCs w:val="24"/>
        </w:rPr>
        <w:t xml:space="preserve">light "pipes" as shown in Figure </w:t>
      </w:r>
      <w:r w:rsidR="000170E5">
        <w:rPr>
          <w:b w:val="0"/>
          <w:bCs w:val="0"/>
          <w:sz w:val="24"/>
          <w:szCs w:val="24"/>
        </w:rPr>
        <w:t>8</w:t>
      </w:r>
      <w:r w:rsidRPr="00A0779E">
        <w:rPr>
          <w:b w:val="0"/>
          <w:bCs w:val="0"/>
          <w:sz w:val="24"/>
          <w:szCs w:val="24"/>
        </w:rPr>
        <w:t>-1</w:t>
      </w:r>
    </w:p>
    <w:p w14:paraId="3DB06F90" w14:textId="09A977E5" w:rsidR="00A0779E" w:rsidRDefault="00A0779E" w:rsidP="00A0779E">
      <w:pPr>
        <w:pStyle w:val="Heading1"/>
        <w:spacing w:line="360" w:lineRule="auto"/>
        <w:ind w:left="864" w:right="864"/>
        <w:jc w:val="both"/>
        <w:rPr>
          <w:b w:val="0"/>
          <w:bCs w:val="0"/>
          <w:sz w:val="24"/>
          <w:szCs w:val="24"/>
        </w:rPr>
      </w:pPr>
      <w:r w:rsidRPr="00A0779E">
        <w:rPr>
          <w:b w:val="0"/>
          <w:bCs w:val="0"/>
          <w:noProof/>
          <w:sz w:val="24"/>
          <w:szCs w:val="24"/>
        </w:rPr>
        <w:drawing>
          <wp:inline distT="0" distB="0" distL="0" distR="0" wp14:anchorId="27DC8306" wp14:editId="53A55B39">
            <wp:extent cx="6264563" cy="2057314"/>
            <wp:effectExtent l="0" t="0" r="317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4563" cy="2057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94C08" w14:textId="3C6FA601" w:rsidR="00A0779E" w:rsidRDefault="00A0779E" w:rsidP="00A0779E">
      <w:pPr>
        <w:pStyle w:val="Heading1"/>
        <w:spacing w:line="360" w:lineRule="auto"/>
        <w:ind w:left="864" w:right="864"/>
        <w:jc w:val="both"/>
        <w:rPr>
          <w:b w:val="0"/>
          <w:bCs w:val="0"/>
          <w:sz w:val="24"/>
          <w:szCs w:val="24"/>
        </w:rPr>
      </w:pPr>
    </w:p>
    <w:p w14:paraId="22404D88" w14:textId="6B7EB6DA" w:rsidR="00A0779E" w:rsidRDefault="00312538" w:rsidP="00312538">
      <w:pPr>
        <w:pStyle w:val="Heading1"/>
        <w:spacing w:line="360" w:lineRule="auto"/>
        <w:ind w:left="864" w:right="864"/>
        <w:jc w:val="center"/>
        <w:rPr>
          <w:rFonts w:eastAsiaTheme="minorHAnsi"/>
          <w:sz w:val="22"/>
          <w:szCs w:val="22"/>
        </w:rPr>
      </w:pPr>
      <w:r w:rsidRPr="00312538">
        <w:rPr>
          <w:rFonts w:eastAsiaTheme="minorHAnsi"/>
          <w:sz w:val="22"/>
          <w:szCs w:val="22"/>
        </w:rPr>
        <w:t xml:space="preserve">Figure </w:t>
      </w:r>
      <w:r>
        <w:rPr>
          <w:rFonts w:eastAsiaTheme="minorHAnsi"/>
          <w:sz w:val="22"/>
          <w:szCs w:val="22"/>
        </w:rPr>
        <w:t>8</w:t>
      </w:r>
      <w:r w:rsidRPr="00312538">
        <w:rPr>
          <w:rFonts w:eastAsiaTheme="minorHAnsi"/>
          <w:sz w:val="22"/>
          <w:szCs w:val="22"/>
        </w:rPr>
        <w:t>-1. Light energy is transmitted through fiber-optic cables.</w:t>
      </w:r>
    </w:p>
    <w:p w14:paraId="48C885E4" w14:textId="77777777" w:rsidR="00312538" w:rsidRPr="00312538" w:rsidRDefault="00312538" w:rsidP="00312538">
      <w:pPr>
        <w:pStyle w:val="Heading1"/>
        <w:spacing w:line="360" w:lineRule="auto"/>
        <w:ind w:left="864" w:right="864"/>
        <w:jc w:val="center"/>
        <w:rPr>
          <w:sz w:val="36"/>
          <w:szCs w:val="36"/>
        </w:rPr>
      </w:pPr>
    </w:p>
    <w:p w14:paraId="3CC7A453" w14:textId="5DD6F3FF" w:rsidR="00A0779E" w:rsidRPr="00A0779E" w:rsidRDefault="00A0779E" w:rsidP="00A0779E">
      <w:pPr>
        <w:pStyle w:val="Heading1"/>
        <w:spacing w:line="360" w:lineRule="auto"/>
        <w:ind w:left="864" w:right="864"/>
        <w:jc w:val="both"/>
        <w:rPr>
          <w:b w:val="0"/>
          <w:bCs w:val="0"/>
          <w:sz w:val="24"/>
          <w:szCs w:val="24"/>
        </w:rPr>
      </w:pPr>
      <w:r w:rsidRPr="00A0779E">
        <w:rPr>
          <w:b w:val="0"/>
          <w:bCs w:val="0"/>
          <w:sz w:val="24"/>
          <w:szCs w:val="24"/>
        </w:rPr>
        <w:t>Light from the emitter is transmitted through a fiber-optic cable and emerges at the</w:t>
      </w:r>
      <w:r>
        <w:rPr>
          <w:b w:val="0"/>
          <w:bCs w:val="0"/>
          <w:sz w:val="24"/>
          <w:szCs w:val="24"/>
        </w:rPr>
        <w:t xml:space="preserve"> </w:t>
      </w:r>
      <w:r w:rsidRPr="00A0779E">
        <w:rPr>
          <w:b w:val="0"/>
          <w:bCs w:val="0"/>
          <w:sz w:val="24"/>
          <w:szCs w:val="24"/>
        </w:rPr>
        <w:t>end of the cable. The reflected beam is then carried back to the receiver through a</w:t>
      </w:r>
      <w:r>
        <w:rPr>
          <w:b w:val="0"/>
          <w:bCs w:val="0"/>
          <w:sz w:val="24"/>
          <w:szCs w:val="24"/>
        </w:rPr>
        <w:t xml:space="preserve"> </w:t>
      </w:r>
      <w:r w:rsidRPr="00A0779E">
        <w:rPr>
          <w:b w:val="0"/>
          <w:bCs w:val="0"/>
          <w:sz w:val="24"/>
          <w:szCs w:val="24"/>
        </w:rPr>
        <w:t>separate fiber</w:t>
      </w:r>
      <w:r>
        <w:rPr>
          <w:b w:val="0"/>
          <w:bCs w:val="0"/>
          <w:sz w:val="24"/>
          <w:szCs w:val="24"/>
        </w:rPr>
        <w:t xml:space="preserve"> </w:t>
      </w:r>
      <w:r w:rsidRPr="00A0779E">
        <w:rPr>
          <w:b w:val="0"/>
          <w:bCs w:val="0"/>
          <w:sz w:val="24"/>
          <w:szCs w:val="24"/>
        </w:rPr>
        <w:t>optic cable combined either in the cable assembly (bifurcated) or</w:t>
      </w:r>
      <w:r>
        <w:rPr>
          <w:b w:val="0"/>
          <w:bCs w:val="0"/>
          <w:sz w:val="24"/>
          <w:szCs w:val="24"/>
        </w:rPr>
        <w:t xml:space="preserve"> </w:t>
      </w:r>
      <w:r w:rsidRPr="00A0779E">
        <w:rPr>
          <w:b w:val="0"/>
          <w:bCs w:val="0"/>
          <w:sz w:val="24"/>
          <w:szCs w:val="24"/>
        </w:rPr>
        <w:t>within a separate cable</w:t>
      </w:r>
      <w:r>
        <w:rPr>
          <w:b w:val="0"/>
          <w:bCs w:val="0"/>
          <w:sz w:val="24"/>
          <w:szCs w:val="24"/>
        </w:rPr>
        <w:t xml:space="preserve"> </w:t>
      </w:r>
      <w:r w:rsidRPr="00A0779E">
        <w:rPr>
          <w:b w:val="0"/>
          <w:bCs w:val="0"/>
          <w:sz w:val="24"/>
          <w:szCs w:val="24"/>
        </w:rPr>
        <w:t>assembly. Fiber-optic cables can be mounted in locations</w:t>
      </w:r>
      <w:r>
        <w:rPr>
          <w:b w:val="0"/>
          <w:bCs w:val="0"/>
          <w:sz w:val="24"/>
          <w:szCs w:val="24"/>
        </w:rPr>
        <w:t xml:space="preserve"> </w:t>
      </w:r>
      <w:r w:rsidRPr="00A0779E">
        <w:rPr>
          <w:b w:val="0"/>
          <w:bCs w:val="0"/>
          <w:sz w:val="24"/>
          <w:szCs w:val="24"/>
        </w:rPr>
        <w:t>that would otherwise be inaccessible to photoelectric sensors.</w:t>
      </w:r>
    </w:p>
    <w:p w14:paraId="273E5FF9" w14:textId="2E3B0A38" w:rsidR="00A0779E" w:rsidRDefault="00A0779E" w:rsidP="00A0779E">
      <w:pPr>
        <w:pStyle w:val="Heading1"/>
        <w:spacing w:line="360" w:lineRule="auto"/>
        <w:ind w:left="864" w:right="864"/>
        <w:jc w:val="both"/>
        <w:rPr>
          <w:b w:val="0"/>
          <w:bCs w:val="0"/>
          <w:sz w:val="24"/>
          <w:szCs w:val="24"/>
        </w:rPr>
      </w:pPr>
      <w:r w:rsidRPr="00A0779E">
        <w:rPr>
          <w:b w:val="0"/>
          <w:bCs w:val="0"/>
          <w:sz w:val="24"/>
          <w:szCs w:val="24"/>
        </w:rPr>
        <w:t>A typical optical fiber consists of an inner core and outer cladding. The inner core is</w:t>
      </w:r>
      <w:r w:rsidRPr="00A0779E">
        <w:rPr>
          <w:b w:val="0"/>
          <w:bCs w:val="0"/>
          <w:sz w:val="24"/>
          <w:szCs w:val="24"/>
        </w:rPr>
        <w:t xml:space="preserve"> </w:t>
      </w:r>
      <w:r w:rsidRPr="00A0779E">
        <w:rPr>
          <w:b w:val="0"/>
          <w:bCs w:val="0"/>
          <w:sz w:val="24"/>
          <w:szCs w:val="24"/>
        </w:rPr>
        <w:t xml:space="preserve">composed of either glass or plastic. Figure </w:t>
      </w:r>
      <w:r w:rsidR="000170E5">
        <w:rPr>
          <w:b w:val="0"/>
          <w:bCs w:val="0"/>
          <w:sz w:val="24"/>
          <w:szCs w:val="24"/>
        </w:rPr>
        <w:t>8</w:t>
      </w:r>
      <w:r w:rsidRPr="00A0779E">
        <w:rPr>
          <w:b w:val="0"/>
          <w:bCs w:val="0"/>
          <w:sz w:val="24"/>
          <w:szCs w:val="24"/>
        </w:rPr>
        <w:t>-2 shows how an optical fiber transmits</w:t>
      </w:r>
      <w:r w:rsidRPr="00A0779E">
        <w:rPr>
          <w:b w:val="0"/>
          <w:bCs w:val="0"/>
          <w:sz w:val="24"/>
          <w:szCs w:val="24"/>
        </w:rPr>
        <w:t xml:space="preserve"> </w:t>
      </w:r>
      <w:r w:rsidRPr="00A0779E">
        <w:rPr>
          <w:b w:val="0"/>
          <w:bCs w:val="0"/>
          <w:sz w:val="24"/>
          <w:szCs w:val="24"/>
        </w:rPr>
        <w:t>light. The inner core has a higher index of refraction than the cladding. Light entering</w:t>
      </w:r>
      <w:r w:rsidRPr="00A0779E">
        <w:rPr>
          <w:b w:val="0"/>
          <w:bCs w:val="0"/>
          <w:sz w:val="24"/>
          <w:szCs w:val="24"/>
        </w:rPr>
        <w:t xml:space="preserve"> </w:t>
      </w:r>
      <w:r w:rsidRPr="00A0779E">
        <w:rPr>
          <w:b w:val="0"/>
          <w:bCs w:val="0"/>
          <w:sz w:val="24"/>
          <w:szCs w:val="24"/>
        </w:rPr>
        <w:t>the fiber is reflected by the boundary between the core and cladding. Light rays</w:t>
      </w:r>
      <w:r w:rsidRPr="00A0779E">
        <w:rPr>
          <w:b w:val="0"/>
          <w:bCs w:val="0"/>
          <w:sz w:val="24"/>
          <w:szCs w:val="24"/>
        </w:rPr>
        <w:t xml:space="preserve"> </w:t>
      </w:r>
      <w:r w:rsidRPr="00A0779E">
        <w:rPr>
          <w:b w:val="0"/>
          <w:bCs w:val="0"/>
          <w:sz w:val="24"/>
          <w:szCs w:val="24"/>
        </w:rPr>
        <w:t>travel the entire length of the cable because of internal reflections.</w:t>
      </w:r>
    </w:p>
    <w:p w14:paraId="7BAAFB7E" w14:textId="77777777" w:rsidR="00801613" w:rsidRDefault="00801613" w:rsidP="00A0779E">
      <w:pPr>
        <w:pStyle w:val="Heading1"/>
        <w:spacing w:line="360" w:lineRule="auto"/>
        <w:ind w:left="864" w:right="864"/>
        <w:jc w:val="both"/>
        <w:rPr>
          <w:b w:val="0"/>
          <w:bCs w:val="0"/>
          <w:sz w:val="24"/>
          <w:szCs w:val="24"/>
        </w:rPr>
      </w:pPr>
    </w:p>
    <w:p w14:paraId="5F8B7D44" w14:textId="77777777" w:rsidR="00312538" w:rsidRDefault="00312538" w:rsidP="00A0779E">
      <w:pPr>
        <w:pStyle w:val="Heading1"/>
        <w:spacing w:line="360" w:lineRule="auto"/>
        <w:ind w:left="864" w:right="864"/>
        <w:jc w:val="both"/>
        <w:rPr>
          <w:b w:val="0"/>
          <w:bCs w:val="0"/>
          <w:sz w:val="24"/>
          <w:szCs w:val="24"/>
        </w:rPr>
      </w:pPr>
    </w:p>
    <w:p w14:paraId="24662FBB" w14:textId="5218CED6" w:rsidR="00801613" w:rsidRDefault="00801613" w:rsidP="00A0779E">
      <w:pPr>
        <w:pStyle w:val="Heading1"/>
        <w:spacing w:line="360" w:lineRule="auto"/>
        <w:ind w:left="864" w:right="864"/>
        <w:jc w:val="both"/>
        <w:rPr>
          <w:b w:val="0"/>
          <w:bCs w:val="0"/>
          <w:sz w:val="24"/>
          <w:szCs w:val="24"/>
        </w:rPr>
      </w:pPr>
      <w:r w:rsidRPr="00801613">
        <w:rPr>
          <w:b w:val="0"/>
          <w:bCs w:val="0"/>
          <w:noProof/>
          <w:sz w:val="24"/>
          <w:szCs w:val="24"/>
        </w:rPr>
        <w:drawing>
          <wp:inline distT="0" distB="0" distL="0" distR="0" wp14:anchorId="0CE96070" wp14:editId="371F980C">
            <wp:extent cx="5699234" cy="1844591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393" cy="1853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3D6B7" w14:textId="7DD94C6B" w:rsidR="00312538" w:rsidRPr="00312538" w:rsidRDefault="00312538" w:rsidP="00312538">
      <w:pPr>
        <w:pStyle w:val="Heading1"/>
        <w:spacing w:line="360" w:lineRule="auto"/>
        <w:ind w:left="864" w:right="864"/>
        <w:jc w:val="center"/>
        <w:rPr>
          <w:sz w:val="36"/>
          <w:szCs w:val="36"/>
        </w:rPr>
      </w:pPr>
      <w:r w:rsidRPr="00312538">
        <w:rPr>
          <w:rFonts w:eastAsiaTheme="minorHAnsi"/>
          <w:sz w:val="22"/>
          <w:szCs w:val="22"/>
        </w:rPr>
        <w:t xml:space="preserve">Figure </w:t>
      </w:r>
      <w:r>
        <w:rPr>
          <w:rFonts w:eastAsiaTheme="minorHAnsi"/>
          <w:sz w:val="22"/>
          <w:szCs w:val="22"/>
        </w:rPr>
        <w:t>8</w:t>
      </w:r>
      <w:r w:rsidRPr="00312538">
        <w:rPr>
          <w:rFonts w:eastAsiaTheme="minorHAnsi"/>
          <w:sz w:val="22"/>
          <w:szCs w:val="22"/>
        </w:rPr>
        <w:t>-2. Light propagation in an optical fiber</w:t>
      </w:r>
    </w:p>
    <w:p w14:paraId="556E6509" w14:textId="6FB3F427" w:rsidR="00405E3C" w:rsidRDefault="00405E3C" w:rsidP="00405E3C">
      <w:pPr>
        <w:pStyle w:val="Heading1"/>
        <w:spacing w:line="360" w:lineRule="auto"/>
        <w:ind w:left="720" w:right="864"/>
        <w:jc w:val="both"/>
        <w:rPr>
          <w:b w:val="0"/>
          <w:bCs w:val="0"/>
          <w:sz w:val="24"/>
          <w:szCs w:val="24"/>
        </w:rPr>
      </w:pPr>
      <w:r w:rsidRPr="00405E3C">
        <w:rPr>
          <w:b w:val="0"/>
          <w:bCs w:val="0"/>
          <w:sz w:val="24"/>
          <w:szCs w:val="24"/>
        </w:rPr>
        <w:t xml:space="preserve">Imperfections in optical fibers cause a loss of light intensity between one end of cable and the other end. Figure </w:t>
      </w:r>
      <w:r w:rsidR="000170E5">
        <w:rPr>
          <w:b w:val="0"/>
          <w:bCs w:val="0"/>
          <w:sz w:val="24"/>
          <w:szCs w:val="24"/>
        </w:rPr>
        <w:t>8</w:t>
      </w:r>
      <w:r w:rsidRPr="00405E3C">
        <w:rPr>
          <w:b w:val="0"/>
          <w:bCs w:val="0"/>
          <w:sz w:val="24"/>
          <w:szCs w:val="24"/>
        </w:rPr>
        <w:t>-3 shows how imperfections can affect light</w:t>
      </w:r>
      <w:r w:rsidRPr="00405E3C">
        <w:rPr>
          <w:b w:val="0"/>
          <w:bCs w:val="0"/>
          <w:sz w:val="24"/>
          <w:szCs w:val="24"/>
        </w:rPr>
        <w:t xml:space="preserve"> </w:t>
      </w:r>
      <w:r w:rsidRPr="00405E3C">
        <w:rPr>
          <w:b w:val="0"/>
          <w:bCs w:val="0"/>
          <w:sz w:val="24"/>
          <w:szCs w:val="24"/>
        </w:rPr>
        <w:t>propagation. Impurities, bubbles and irregularities in fiber construction and density</w:t>
      </w:r>
      <w:r>
        <w:rPr>
          <w:b w:val="0"/>
          <w:bCs w:val="0"/>
          <w:sz w:val="24"/>
          <w:szCs w:val="24"/>
        </w:rPr>
        <w:t xml:space="preserve"> </w:t>
      </w:r>
      <w:r w:rsidRPr="00405E3C">
        <w:rPr>
          <w:b w:val="0"/>
          <w:bCs w:val="0"/>
          <w:sz w:val="24"/>
          <w:szCs w:val="24"/>
        </w:rPr>
        <w:t>will deflect or absorb some light. Uneven fiber ends caused by improper cutting will</w:t>
      </w:r>
      <w:r>
        <w:rPr>
          <w:b w:val="0"/>
          <w:bCs w:val="0"/>
          <w:sz w:val="24"/>
          <w:szCs w:val="24"/>
        </w:rPr>
        <w:t xml:space="preserve"> </w:t>
      </w:r>
      <w:r w:rsidRPr="00405E3C">
        <w:rPr>
          <w:b w:val="0"/>
          <w:bCs w:val="0"/>
          <w:sz w:val="24"/>
          <w:szCs w:val="24"/>
        </w:rPr>
        <w:t>increase light losses. Because of the losses inherent to fiber construction, fiber</w:t>
      </w:r>
      <w:r w:rsidRPr="00405E3C">
        <w:rPr>
          <w:b w:val="0"/>
          <w:bCs w:val="0"/>
          <w:sz w:val="24"/>
          <w:szCs w:val="24"/>
        </w:rPr>
        <w:t xml:space="preserve"> </w:t>
      </w:r>
      <w:r>
        <w:rPr>
          <w:b w:val="0"/>
          <w:bCs w:val="0"/>
          <w:sz w:val="24"/>
          <w:szCs w:val="24"/>
        </w:rPr>
        <w:t>-</w:t>
      </w:r>
      <w:r w:rsidRPr="00405E3C">
        <w:rPr>
          <w:b w:val="0"/>
          <w:bCs w:val="0"/>
          <w:sz w:val="24"/>
          <w:szCs w:val="24"/>
        </w:rPr>
        <w:t>optic</w:t>
      </w:r>
      <w:r w:rsidRPr="00405E3C">
        <w:rPr>
          <w:b w:val="0"/>
          <w:bCs w:val="0"/>
          <w:sz w:val="24"/>
          <w:szCs w:val="24"/>
        </w:rPr>
        <w:t xml:space="preserve"> </w:t>
      </w:r>
      <w:r w:rsidRPr="00405E3C">
        <w:rPr>
          <w:b w:val="0"/>
          <w:bCs w:val="0"/>
          <w:sz w:val="24"/>
          <w:szCs w:val="24"/>
        </w:rPr>
        <w:t>cables are rated by their light power loss (in dB) over a length of 1.6 km (1 mi). An</w:t>
      </w:r>
      <w:r w:rsidRPr="00405E3C">
        <w:rPr>
          <w:b w:val="0"/>
          <w:bCs w:val="0"/>
          <w:sz w:val="24"/>
          <w:szCs w:val="24"/>
        </w:rPr>
        <w:t xml:space="preserve"> </w:t>
      </w:r>
      <w:r w:rsidRPr="00405E3C">
        <w:rPr>
          <w:b w:val="0"/>
          <w:bCs w:val="0"/>
          <w:sz w:val="24"/>
          <w:szCs w:val="24"/>
        </w:rPr>
        <w:t>inexpensive cable loses as much as 500 dB/km (800 dB/mi), while a communication</w:t>
      </w:r>
      <w:r w:rsidRPr="00405E3C">
        <w:rPr>
          <w:b w:val="0"/>
          <w:bCs w:val="0"/>
          <w:sz w:val="24"/>
          <w:szCs w:val="24"/>
        </w:rPr>
        <w:t xml:space="preserve"> </w:t>
      </w:r>
      <w:r w:rsidRPr="00405E3C">
        <w:rPr>
          <w:b w:val="0"/>
          <w:bCs w:val="0"/>
          <w:sz w:val="24"/>
          <w:szCs w:val="24"/>
        </w:rPr>
        <w:t>grade cable loses only 10 dB/km (16 dB/mi).</w:t>
      </w:r>
    </w:p>
    <w:p w14:paraId="502310E9" w14:textId="77777777" w:rsidR="004814E9" w:rsidRDefault="004814E9" w:rsidP="00405E3C">
      <w:pPr>
        <w:pStyle w:val="Heading1"/>
        <w:spacing w:line="360" w:lineRule="auto"/>
        <w:ind w:left="720" w:right="864"/>
        <w:jc w:val="both"/>
        <w:rPr>
          <w:b w:val="0"/>
          <w:bCs w:val="0"/>
          <w:sz w:val="24"/>
          <w:szCs w:val="24"/>
        </w:rPr>
      </w:pPr>
    </w:p>
    <w:p w14:paraId="496024BB" w14:textId="096205EB" w:rsidR="004814E9" w:rsidRDefault="004814E9" w:rsidP="00405E3C">
      <w:pPr>
        <w:pStyle w:val="Heading1"/>
        <w:spacing w:line="360" w:lineRule="auto"/>
        <w:ind w:left="720" w:right="864"/>
        <w:jc w:val="both"/>
        <w:rPr>
          <w:b w:val="0"/>
          <w:bCs w:val="0"/>
          <w:sz w:val="24"/>
          <w:szCs w:val="24"/>
        </w:rPr>
      </w:pPr>
      <w:r w:rsidRPr="004814E9">
        <w:rPr>
          <w:b w:val="0"/>
          <w:bCs w:val="0"/>
          <w:noProof/>
          <w:sz w:val="24"/>
          <w:szCs w:val="24"/>
        </w:rPr>
        <w:drawing>
          <wp:inline distT="0" distB="0" distL="0" distR="0" wp14:anchorId="1F846E7D" wp14:editId="7BD182E8">
            <wp:extent cx="5555586" cy="1850867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499" cy="1860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0AF26" w14:textId="77777777" w:rsidR="00405E3C" w:rsidRPr="00405E3C" w:rsidRDefault="00405E3C" w:rsidP="00405E3C">
      <w:pPr>
        <w:pStyle w:val="Heading1"/>
        <w:spacing w:line="360" w:lineRule="auto"/>
        <w:ind w:left="720" w:right="864"/>
        <w:jc w:val="both"/>
        <w:rPr>
          <w:b w:val="0"/>
          <w:bCs w:val="0"/>
          <w:sz w:val="24"/>
          <w:szCs w:val="24"/>
        </w:rPr>
      </w:pPr>
    </w:p>
    <w:p w14:paraId="0726F62C" w14:textId="335D2AA7" w:rsidR="00405E3C" w:rsidRPr="00405E3C" w:rsidRDefault="00405E3C" w:rsidP="00405E3C">
      <w:pPr>
        <w:pStyle w:val="Heading1"/>
        <w:spacing w:line="360" w:lineRule="auto"/>
        <w:ind w:left="864" w:right="864"/>
        <w:jc w:val="center"/>
        <w:rPr>
          <w:sz w:val="24"/>
          <w:szCs w:val="24"/>
        </w:rPr>
      </w:pPr>
      <w:r w:rsidRPr="00405E3C">
        <w:rPr>
          <w:sz w:val="24"/>
          <w:szCs w:val="24"/>
        </w:rPr>
        <w:t xml:space="preserve">Figure </w:t>
      </w:r>
      <w:r w:rsidR="00312538">
        <w:rPr>
          <w:sz w:val="24"/>
          <w:szCs w:val="24"/>
        </w:rPr>
        <w:t>8</w:t>
      </w:r>
      <w:r w:rsidRPr="00405E3C">
        <w:rPr>
          <w:sz w:val="24"/>
          <w:szCs w:val="24"/>
        </w:rPr>
        <w:t>-3. Optical fiber imperfections.</w:t>
      </w:r>
    </w:p>
    <w:p w14:paraId="7CBE98AC" w14:textId="77777777" w:rsidR="00405E3C" w:rsidRPr="00405E3C" w:rsidRDefault="00405E3C" w:rsidP="00405E3C">
      <w:pPr>
        <w:pStyle w:val="Heading1"/>
        <w:spacing w:line="360" w:lineRule="auto"/>
        <w:ind w:left="864" w:right="864"/>
        <w:rPr>
          <w:b w:val="0"/>
          <w:bCs w:val="0"/>
          <w:sz w:val="24"/>
          <w:szCs w:val="24"/>
        </w:rPr>
      </w:pPr>
      <w:r w:rsidRPr="00405E3C">
        <w:rPr>
          <w:b w:val="0"/>
          <w:bCs w:val="0"/>
          <w:sz w:val="24"/>
          <w:szCs w:val="24"/>
        </w:rPr>
        <w:t>Because of their small size, typically 0.05 mm (0.0019 in), optical fibers are grouped</w:t>
      </w:r>
    </w:p>
    <w:p w14:paraId="0BCC4D3B" w14:textId="2EEE7F48" w:rsidR="00405E3C" w:rsidRPr="00405E3C" w:rsidRDefault="00405E3C" w:rsidP="00405E3C">
      <w:pPr>
        <w:pStyle w:val="Heading1"/>
        <w:spacing w:line="360" w:lineRule="auto"/>
        <w:ind w:left="864" w:right="864"/>
        <w:rPr>
          <w:b w:val="0"/>
          <w:bCs w:val="0"/>
          <w:sz w:val="24"/>
          <w:szCs w:val="24"/>
        </w:rPr>
      </w:pPr>
      <w:r w:rsidRPr="00405E3C">
        <w:rPr>
          <w:b w:val="0"/>
          <w:bCs w:val="0"/>
          <w:sz w:val="24"/>
          <w:szCs w:val="24"/>
        </w:rPr>
        <w:t>in bundles containing as many as several hundred individual fibers. Depending on</w:t>
      </w:r>
      <w:r>
        <w:rPr>
          <w:b w:val="0"/>
          <w:bCs w:val="0"/>
          <w:sz w:val="24"/>
          <w:szCs w:val="24"/>
        </w:rPr>
        <w:t xml:space="preserve"> </w:t>
      </w:r>
      <w:r w:rsidRPr="00405E3C">
        <w:rPr>
          <w:b w:val="0"/>
          <w:bCs w:val="0"/>
          <w:sz w:val="24"/>
          <w:szCs w:val="24"/>
        </w:rPr>
        <w:t>the type of cable selected, fiber-optic cables can be used in the diffuse-reflective,</w:t>
      </w:r>
      <w:r>
        <w:rPr>
          <w:b w:val="0"/>
          <w:bCs w:val="0"/>
          <w:sz w:val="24"/>
          <w:szCs w:val="24"/>
        </w:rPr>
        <w:t xml:space="preserve"> </w:t>
      </w:r>
      <w:r w:rsidRPr="00405E3C">
        <w:rPr>
          <w:b w:val="0"/>
          <w:bCs w:val="0"/>
          <w:sz w:val="24"/>
          <w:szCs w:val="24"/>
        </w:rPr>
        <w:t>through-beam, and retroreflective sensing modes.</w:t>
      </w:r>
    </w:p>
    <w:p w14:paraId="380B8DD6" w14:textId="2BC5E3AC" w:rsidR="004814E9" w:rsidRPr="00405E3C" w:rsidRDefault="00405E3C" w:rsidP="0097733A">
      <w:pPr>
        <w:pStyle w:val="Heading1"/>
        <w:spacing w:line="360" w:lineRule="auto"/>
        <w:ind w:left="864" w:right="864"/>
        <w:jc w:val="both"/>
        <w:rPr>
          <w:b w:val="0"/>
          <w:bCs w:val="0"/>
          <w:sz w:val="24"/>
          <w:szCs w:val="24"/>
        </w:rPr>
      </w:pPr>
      <w:r w:rsidRPr="00405E3C">
        <w:rPr>
          <w:b w:val="0"/>
          <w:bCs w:val="0"/>
          <w:sz w:val="24"/>
          <w:szCs w:val="24"/>
        </w:rPr>
        <w:t>Since light, rather than current, travels through the fiber-optic cables, the signal is</w:t>
      </w:r>
      <w:r w:rsidR="004814E9">
        <w:rPr>
          <w:b w:val="0"/>
          <w:bCs w:val="0"/>
          <w:sz w:val="24"/>
          <w:szCs w:val="24"/>
        </w:rPr>
        <w:t xml:space="preserve"> </w:t>
      </w:r>
      <w:r w:rsidRPr="00405E3C">
        <w:rPr>
          <w:b w:val="0"/>
          <w:bCs w:val="0"/>
          <w:sz w:val="24"/>
          <w:szCs w:val="24"/>
        </w:rPr>
        <w:t xml:space="preserve">unaffected by electromagnetic interference and </w:t>
      </w:r>
      <w:r w:rsidR="004814E9" w:rsidRPr="00405E3C">
        <w:rPr>
          <w:b w:val="0"/>
          <w:bCs w:val="0"/>
          <w:sz w:val="24"/>
          <w:szCs w:val="24"/>
        </w:rPr>
        <w:t>vibration. Due</w:t>
      </w:r>
      <w:r w:rsidRPr="00405E3C">
        <w:rPr>
          <w:b w:val="0"/>
          <w:bCs w:val="0"/>
          <w:sz w:val="24"/>
          <w:szCs w:val="24"/>
        </w:rPr>
        <w:t xml:space="preserve"> to their small sensing area, fiber-optic photoelectric sensors are well suited for</w:t>
      </w:r>
      <w:r w:rsidR="004814E9">
        <w:rPr>
          <w:b w:val="0"/>
          <w:bCs w:val="0"/>
          <w:sz w:val="24"/>
          <w:szCs w:val="24"/>
        </w:rPr>
        <w:t xml:space="preserve"> </w:t>
      </w:r>
      <w:r w:rsidRPr="00405E3C">
        <w:rPr>
          <w:b w:val="0"/>
          <w:bCs w:val="0"/>
          <w:sz w:val="24"/>
          <w:szCs w:val="24"/>
        </w:rPr>
        <w:t>small part detection and high temperature sensing. However, they can be easily</w:t>
      </w:r>
      <w:r w:rsidR="004814E9">
        <w:rPr>
          <w:b w:val="0"/>
          <w:bCs w:val="0"/>
          <w:sz w:val="24"/>
          <w:szCs w:val="24"/>
        </w:rPr>
        <w:t xml:space="preserve"> </w:t>
      </w:r>
      <w:r w:rsidRPr="00405E3C">
        <w:rPr>
          <w:b w:val="0"/>
          <w:bCs w:val="0"/>
          <w:sz w:val="24"/>
          <w:szCs w:val="24"/>
        </w:rPr>
        <w:t>obstructed by dirt or other opaque substances.</w:t>
      </w:r>
    </w:p>
    <w:p w14:paraId="5369BEF5" w14:textId="3A39B674" w:rsidR="00265EF9" w:rsidRDefault="00405E3C" w:rsidP="004814E9">
      <w:pPr>
        <w:pStyle w:val="Heading1"/>
        <w:spacing w:line="360" w:lineRule="auto"/>
        <w:ind w:left="864" w:right="864"/>
        <w:jc w:val="both"/>
        <w:rPr>
          <w:b w:val="0"/>
          <w:bCs w:val="0"/>
          <w:sz w:val="24"/>
          <w:szCs w:val="24"/>
        </w:rPr>
      </w:pPr>
      <w:r w:rsidRPr="00405E3C">
        <w:rPr>
          <w:b w:val="0"/>
          <w:bCs w:val="0"/>
          <w:sz w:val="24"/>
          <w:szCs w:val="24"/>
        </w:rPr>
        <w:t>The Fiber-Optic Photoelectric Switch of your training system comes either with</w:t>
      </w:r>
      <w:r w:rsidR="004814E9">
        <w:rPr>
          <w:b w:val="0"/>
          <w:bCs w:val="0"/>
          <w:sz w:val="24"/>
          <w:szCs w:val="24"/>
        </w:rPr>
        <w:t xml:space="preserve"> </w:t>
      </w:r>
      <w:r w:rsidRPr="00405E3C">
        <w:rPr>
          <w:b w:val="0"/>
          <w:bCs w:val="0"/>
          <w:sz w:val="24"/>
          <w:szCs w:val="24"/>
        </w:rPr>
        <w:t xml:space="preserve">LED indicators (see Figure </w:t>
      </w:r>
      <w:r w:rsidR="000170E5">
        <w:rPr>
          <w:b w:val="0"/>
          <w:bCs w:val="0"/>
          <w:sz w:val="24"/>
          <w:szCs w:val="24"/>
        </w:rPr>
        <w:t>8</w:t>
      </w:r>
      <w:r w:rsidRPr="00405E3C">
        <w:rPr>
          <w:b w:val="0"/>
          <w:bCs w:val="0"/>
          <w:sz w:val="24"/>
          <w:szCs w:val="24"/>
        </w:rPr>
        <w:t xml:space="preserve">-4a) or with a digital display (see Figure </w:t>
      </w:r>
      <w:r w:rsidR="000170E5">
        <w:rPr>
          <w:b w:val="0"/>
          <w:bCs w:val="0"/>
          <w:sz w:val="24"/>
          <w:szCs w:val="24"/>
        </w:rPr>
        <w:t>8</w:t>
      </w:r>
      <w:r w:rsidRPr="00405E3C">
        <w:rPr>
          <w:b w:val="0"/>
          <w:bCs w:val="0"/>
          <w:sz w:val="24"/>
          <w:szCs w:val="24"/>
        </w:rPr>
        <w:t>-4b). The two</w:t>
      </w:r>
      <w:r w:rsidR="004814E9">
        <w:rPr>
          <w:b w:val="0"/>
          <w:bCs w:val="0"/>
          <w:sz w:val="24"/>
          <w:szCs w:val="24"/>
        </w:rPr>
        <w:t xml:space="preserve"> </w:t>
      </w:r>
      <w:r w:rsidRPr="00405E3C">
        <w:rPr>
          <w:b w:val="0"/>
          <w:bCs w:val="0"/>
          <w:sz w:val="24"/>
          <w:szCs w:val="24"/>
        </w:rPr>
        <w:t>following subsections describe each model.</w:t>
      </w:r>
    </w:p>
    <w:p w14:paraId="53E5C851" w14:textId="0ADACF2F" w:rsidR="004814E9" w:rsidRDefault="004814E9" w:rsidP="004814E9">
      <w:pPr>
        <w:pStyle w:val="Heading1"/>
        <w:spacing w:line="360" w:lineRule="auto"/>
        <w:ind w:left="864" w:right="864"/>
        <w:jc w:val="both"/>
        <w:rPr>
          <w:b w:val="0"/>
          <w:bCs w:val="0"/>
          <w:sz w:val="24"/>
          <w:szCs w:val="24"/>
        </w:rPr>
      </w:pPr>
      <w:r w:rsidRPr="004814E9">
        <w:rPr>
          <w:b w:val="0"/>
          <w:bCs w:val="0"/>
          <w:sz w:val="24"/>
          <w:szCs w:val="24"/>
        </w:rPr>
        <w:t xml:space="preserve">As Figure </w:t>
      </w:r>
      <w:r w:rsidR="000170E5">
        <w:rPr>
          <w:b w:val="0"/>
          <w:bCs w:val="0"/>
          <w:sz w:val="24"/>
          <w:szCs w:val="24"/>
        </w:rPr>
        <w:t>8</w:t>
      </w:r>
      <w:r w:rsidRPr="004814E9">
        <w:rPr>
          <w:b w:val="0"/>
          <w:bCs w:val="0"/>
          <w:sz w:val="24"/>
          <w:szCs w:val="24"/>
        </w:rPr>
        <w:t>-4a shows, this sensor has an output indicator (orange LED) that lights</w:t>
      </w:r>
      <w:r>
        <w:rPr>
          <w:b w:val="0"/>
          <w:bCs w:val="0"/>
          <w:sz w:val="24"/>
          <w:szCs w:val="24"/>
        </w:rPr>
        <w:t xml:space="preserve"> </w:t>
      </w:r>
      <w:r w:rsidRPr="004814E9">
        <w:rPr>
          <w:b w:val="0"/>
          <w:bCs w:val="0"/>
          <w:sz w:val="24"/>
          <w:szCs w:val="24"/>
        </w:rPr>
        <w:t>when the output is activated, a stability indicator (green LED), a TEACH indicator</w:t>
      </w:r>
      <w:r>
        <w:rPr>
          <w:b w:val="0"/>
          <w:bCs w:val="0"/>
          <w:sz w:val="24"/>
          <w:szCs w:val="24"/>
        </w:rPr>
        <w:t xml:space="preserve"> </w:t>
      </w:r>
      <w:r w:rsidRPr="004814E9">
        <w:rPr>
          <w:b w:val="0"/>
          <w:bCs w:val="0"/>
          <w:sz w:val="24"/>
          <w:szCs w:val="24"/>
        </w:rPr>
        <w:t>(red/green LED), a TEACH button, a TEACH/RUN selector, and an L.ON/D.ON (</w:t>
      </w:r>
      <w:r w:rsidR="00A501B5" w:rsidRPr="004814E9">
        <w:rPr>
          <w:b w:val="0"/>
          <w:bCs w:val="0"/>
          <w:sz w:val="24"/>
          <w:szCs w:val="24"/>
        </w:rPr>
        <w:t>light operate</w:t>
      </w:r>
      <w:r w:rsidRPr="004814E9">
        <w:rPr>
          <w:b w:val="0"/>
          <w:bCs w:val="0"/>
          <w:sz w:val="24"/>
          <w:szCs w:val="24"/>
        </w:rPr>
        <w:t>/dark operate) selector.</w:t>
      </w:r>
    </w:p>
    <w:p w14:paraId="6C5D258E" w14:textId="4C769E57" w:rsidR="00A501B5" w:rsidRDefault="00A501B5" w:rsidP="004814E9">
      <w:pPr>
        <w:pStyle w:val="Heading1"/>
        <w:spacing w:line="360" w:lineRule="auto"/>
        <w:ind w:left="864" w:right="864"/>
        <w:jc w:val="both"/>
        <w:rPr>
          <w:b w:val="0"/>
          <w:bCs w:val="0"/>
          <w:sz w:val="24"/>
          <w:szCs w:val="24"/>
        </w:rPr>
      </w:pPr>
    </w:p>
    <w:p w14:paraId="7DA53CDA" w14:textId="5B75B74B" w:rsidR="00A501B5" w:rsidRDefault="00A501B5" w:rsidP="004814E9">
      <w:pPr>
        <w:pStyle w:val="Heading1"/>
        <w:spacing w:line="360" w:lineRule="auto"/>
        <w:ind w:left="864" w:right="864"/>
        <w:jc w:val="both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Some Important characteristics of fiber-optic switches are listed below:</w:t>
      </w:r>
    </w:p>
    <w:p w14:paraId="4E059B60" w14:textId="6511B5AC" w:rsidR="00A501B5" w:rsidRDefault="00A501B5" w:rsidP="004814E9">
      <w:pPr>
        <w:pStyle w:val="Heading1"/>
        <w:spacing w:line="360" w:lineRule="auto"/>
        <w:ind w:left="864" w:right="864"/>
        <w:jc w:val="both"/>
        <w:rPr>
          <w:b w:val="0"/>
          <w:bCs w:val="0"/>
          <w:sz w:val="24"/>
          <w:szCs w:val="24"/>
        </w:rPr>
      </w:pPr>
      <w:r>
        <w:rPr>
          <w:noProof/>
        </w:rPr>
        <w:drawing>
          <wp:inline distT="0" distB="0" distL="0" distR="0" wp14:anchorId="73738330" wp14:editId="7CAB1DC8">
            <wp:extent cx="6419850" cy="290021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0708"/>
                    <a:stretch/>
                  </pic:blipFill>
                  <pic:spPr bwMode="auto">
                    <a:xfrm>
                      <a:off x="0" y="0"/>
                      <a:ext cx="6419850" cy="2900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07EBDA" w14:textId="77777777" w:rsidR="00A501B5" w:rsidRDefault="00A501B5" w:rsidP="00A501B5">
      <w:pPr>
        <w:pStyle w:val="Heading1"/>
        <w:spacing w:line="360" w:lineRule="auto"/>
        <w:ind w:left="864" w:right="864"/>
        <w:jc w:val="both"/>
        <w:rPr>
          <w:sz w:val="24"/>
          <w:szCs w:val="24"/>
        </w:rPr>
      </w:pPr>
    </w:p>
    <w:p w14:paraId="69A50620" w14:textId="5E3E106D" w:rsidR="00A501B5" w:rsidRPr="0097733A" w:rsidRDefault="0097733A" w:rsidP="0097733A">
      <w:pPr>
        <w:pStyle w:val="Heading1"/>
        <w:spacing w:line="360" w:lineRule="auto"/>
        <w:ind w:left="864" w:right="864"/>
        <w:jc w:val="center"/>
        <w:rPr>
          <w:sz w:val="36"/>
          <w:szCs w:val="36"/>
        </w:rPr>
      </w:pPr>
      <w:r w:rsidRPr="0097733A">
        <w:rPr>
          <w:rFonts w:eastAsiaTheme="minorHAnsi"/>
          <w:sz w:val="22"/>
          <w:szCs w:val="22"/>
        </w:rPr>
        <w:t xml:space="preserve">Table </w:t>
      </w:r>
      <w:r>
        <w:rPr>
          <w:rFonts w:eastAsiaTheme="minorHAnsi"/>
          <w:sz w:val="22"/>
          <w:szCs w:val="22"/>
        </w:rPr>
        <w:t>8</w:t>
      </w:r>
      <w:r w:rsidRPr="0097733A">
        <w:rPr>
          <w:rFonts w:eastAsiaTheme="minorHAnsi"/>
          <w:sz w:val="22"/>
          <w:szCs w:val="22"/>
        </w:rPr>
        <w:t>-1a. Characteristics of the Fiber-Optic Photoelectric Switch with LED Indicators</w:t>
      </w:r>
    </w:p>
    <w:p w14:paraId="541EAA35" w14:textId="2C6AEA96" w:rsidR="00A501B5" w:rsidRDefault="00A501B5" w:rsidP="00A501B5">
      <w:pPr>
        <w:pStyle w:val="Heading1"/>
        <w:spacing w:line="360" w:lineRule="auto"/>
        <w:ind w:left="864" w:right="864"/>
        <w:jc w:val="both"/>
        <w:rPr>
          <w:sz w:val="24"/>
          <w:szCs w:val="24"/>
        </w:rPr>
      </w:pPr>
    </w:p>
    <w:p w14:paraId="1CB65895" w14:textId="77777777" w:rsidR="0097733A" w:rsidRDefault="0097733A" w:rsidP="00A501B5">
      <w:pPr>
        <w:pStyle w:val="Heading1"/>
        <w:spacing w:line="360" w:lineRule="auto"/>
        <w:ind w:left="864" w:right="864"/>
        <w:jc w:val="both"/>
        <w:rPr>
          <w:sz w:val="24"/>
          <w:szCs w:val="24"/>
        </w:rPr>
      </w:pPr>
    </w:p>
    <w:p w14:paraId="425E516A" w14:textId="7AE8E824" w:rsidR="00A501B5" w:rsidRPr="00A501B5" w:rsidRDefault="00A501B5" w:rsidP="00A501B5">
      <w:pPr>
        <w:pStyle w:val="Heading1"/>
        <w:spacing w:line="360" w:lineRule="auto"/>
        <w:ind w:left="864" w:right="864"/>
        <w:jc w:val="both"/>
        <w:rPr>
          <w:sz w:val="24"/>
          <w:szCs w:val="24"/>
        </w:rPr>
      </w:pPr>
      <w:r w:rsidRPr="00A501B5">
        <w:rPr>
          <w:sz w:val="24"/>
          <w:szCs w:val="24"/>
        </w:rPr>
        <w:t>Fiber-Optic Photoelectric Switch with Digital Display</w:t>
      </w:r>
    </w:p>
    <w:p w14:paraId="372A3B29" w14:textId="60FC2193" w:rsidR="00A501B5" w:rsidRPr="00A501B5" w:rsidRDefault="00A501B5" w:rsidP="00EC1B53">
      <w:pPr>
        <w:pStyle w:val="Heading1"/>
        <w:spacing w:line="360" w:lineRule="auto"/>
        <w:ind w:left="864" w:right="864"/>
        <w:jc w:val="both"/>
        <w:rPr>
          <w:b w:val="0"/>
          <w:bCs w:val="0"/>
          <w:sz w:val="24"/>
          <w:szCs w:val="24"/>
        </w:rPr>
      </w:pPr>
      <w:r w:rsidRPr="00A501B5">
        <w:rPr>
          <w:b w:val="0"/>
          <w:bCs w:val="0"/>
          <w:sz w:val="24"/>
          <w:szCs w:val="24"/>
        </w:rPr>
        <w:t xml:space="preserve">As Figure </w:t>
      </w:r>
      <w:r w:rsidR="000170E5">
        <w:rPr>
          <w:b w:val="0"/>
          <w:bCs w:val="0"/>
          <w:sz w:val="24"/>
          <w:szCs w:val="24"/>
        </w:rPr>
        <w:t>8</w:t>
      </w:r>
      <w:r w:rsidRPr="00A501B5">
        <w:rPr>
          <w:b w:val="0"/>
          <w:bCs w:val="0"/>
          <w:sz w:val="24"/>
          <w:szCs w:val="24"/>
        </w:rPr>
        <w:t>-4b shows, this sensor has a digital display that indicates the incident</w:t>
      </w:r>
      <w:r w:rsidR="00EC1B53">
        <w:rPr>
          <w:b w:val="0"/>
          <w:bCs w:val="0"/>
          <w:sz w:val="24"/>
          <w:szCs w:val="24"/>
        </w:rPr>
        <w:t xml:space="preserve"> </w:t>
      </w:r>
      <w:r w:rsidRPr="00A501B5">
        <w:rPr>
          <w:b w:val="0"/>
          <w:bCs w:val="0"/>
          <w:sz w:val="24"/>
          <w:szCs w:val="24"/>
        </w:rPr>
        <w:t xml:space="preserve">light level or threshold value, as well as the contents of functions during </w:t>
      </w:r>
      <w:r w:rsidR="00EC1B53" w:rsidRPr="00A501B5">
        <w:rPr>
          <w:b w:val="0"/>
          <w:bCs w:val="0"/>
          <w:sz w:val="24"/>
          <w:szCs w:val="24"/>
        </w:rPr>
        <w:t>operation. This</w:t>
      </w:r>
      <w:r w:rsidRPr="00A501B5">
        <w:rPr>
          <w:b w:val="0"/>
          <w:bCs w:val="0"/>
          <w:sz w:val="24"/>
          <w:szCs w:val="24"/>
        </w:rPr>
        <w:t xml:space="preserve"> sensor also has sensitivity adjustment buttons (UP and DOWN buttons), an L/D</w:t>
      </w:r>
      <w:r w:rsidR="00EC1B53">
        <w:rPr>
          <w:b w:val="0"/>
          <w:bCs w:val="0"/>
          <w:sz w:val="24"/>
          <w:szCs w:val="24"/>
        </w:rPr>
        <w:t xml:space="preserve"> </w:t>
      </w:r>
      <w:r w:rsidRPr="00A501B5">
        <w:rPr>
          <w:b w:val="0"/>
          <w:bCs w:val="0"/>
          <w:sz w:val="24"/>
          <w:szCs w:val="24"/>
        </w:rPr>
        <w:t>(light operate/dark operate) button, and a TEACH button. Finally, this sensor has an</w:t>
      </w:r>
      <w:r w:rsidR="00EC1B53">
        <w:rPr>
          <w:b w:val="0"/>
          <w:bCs w:val="0"/>
          <w:sz w:val="24"/>
          <w:szCs w:val="24"/>
        </w:rPr>
        <w:t xml:space="preserve"> </w:t>
      </w:r>
      <w:r w:rsidRPr="00A501B5">
        <w:rPr>
          <w:b w:val="0"/>
          <w:bCs w:val="0"/>
          <w:sz w:val="24"/>
          <w:szCs w:val="24"/>
        </w:rPr>
        <w:t>output indicator (orange) that lights when the output is activated, a TEACH indicator</w:t>
      </w:r>
      <w:r w:rsidR="00EC1B53">
        <w:rPr>
          <w:b w:val="0"/>
          <w:bCs w:val="0"/>
          <w:sz w:val="24"/>
          <w:szCs w:val="24"/>
        </w:rPr>
        <w:t xml:space="preserve"> </w:t>
      </w:r>
      <w:r w:rsidRPr="00A501B5">
        <w:rPr>
          <w:b w:val="0"/>
          <w:bCs w:val="0"/>
          <w:sz w:val="24"/>
          <w:szCs w:val="24"/>
        </w:rPr>
        <w:t>(orange), and an L/D (light operate/dark operate) button.</w:t>
      </w:r>
    </w:p>
    <w:p w14:paraId="6A2C6A96" w14:textId="77777777" w:rsidR="00A501B5" w:rsidRPr="00A501B5" w:rsidRDefault="00A501B5" w:rsidP="00A501B5">
      <w:pPr>
        <w:pStyle w:val="Heading1"/>
        <w:spacing w:line="360" w:lineRule="auto"/>
        <w:ind w:left="864" w:right="864"/>
        <w:jc w:val="both"/>
        <w:rPr>
          <w:b w:val="0"/>
          <w:bCs w:val="0"/>
          <w:sz w:val="24"/>
          <w:szCs w:val="24"/>
        </w:rPr>
      </w:pPr>
      <w:r w:rsidRPr="00A501B5">
        <w:rPr>
          <w:b w:val="0"/>
          <w:bCs w:val="0"/>
          <w:sz w:val="24"/>
          <w:szCs w:val="24"/>
        </w:rPr>
        <w:t>Other characteristics of the Fiber-Optic Photoelectric Switch with digital display are</w:t>
      </w:r>
    </w:p>
    <w:p w14:paraId="21E63A50" w14:textId="0FB108B9" w:rsidR="0097733A" w:rsidRDefault="00A501B5" w:rsidP="0097733A">
      <w:pPr>
        <w:pStyle w:val="Heading1"/>
        <w:spacing w:line="360" w:lineRule="auto"/>
        <w:ind w:left="864" w:right="864"/>
        <w:jc w:val="both"/>
        <w:rPr>
          <w:b w:val="0"/>
          <w:bCs w:val="0"/>
          <w:sz w:val="24"/>
          <w:szCs w:val="24"/>
        </w:rPr>
      </w:pPr>
      <w:r w:rsidRPr="00A501B5">
        <w:rPr>
          <w:b w:val="0"/>
          <w:bCs w:val="0"/>
          <w:sz w:val="24"/>
          <w:szCs w:val="24"/>
        </w:rPr>
        <w:t xml:space="preserve">listed in Table </w:t>
      </w:r>
      <w:r w:rsidR="000170E5">
        <w:rPr>
          <w:b w:val="0"/>
          <w:bCs w:val="0"/>
          <w:sz w:val="24"/>
          <w:szCs w:val="24"/>
        </w:rPr>
        <w:t>8</w:t>
      </w:r>
      <w:r w:rsidRPr="00A501B5">
        <w:rPr>
          <w:b w:val="0"/>
          <w:bCs w:val="0"/>
          <w:sz w:val="24"/>
          <w:szCs w:val="24"/>
        </w:rPr>
        <w:t>-1b.</w:t>
      </w:r>
    </w:p>
    <w:p w14:paraId="7EEADEF5" w14:textId="77777777" w:rsidR="0097733A" w:rsidRDefault="0097733A" w:rsidP="00A501B5">
      <w:pPr>
        <w:pStyle w:val="Heading1"/>
        <w:spacing w:line="360" w:lineRule="auto"/>
        <w:ind w:left="864" w:right="864"/>
        <w:jc w:val="both"/>
        <w:rPr>
          <w:b w:val="0"/>
          <w:bCs w:val="0"/>
          <w:sz w:val="24"/>
          <w:szCs w:val="24"/>
        </w:rPr>
      </w:pPr>
    </w:p>
    <w:p w14:paraId="3CC48DE3" w14:textId="6DB3586C" w:rsidR="00EC1B53" w:rsidRDefault="00EC1B53" w:rsidP="00A501B5">
      <w:pPr>
        <w:pStyle w:val="Heading1"/>
        <w:spacing w:line="360" w:lineRule="auto"/>
        <w:ind w:left="864" w:right="864"/>
        <w:jc w:val="both"/>
        <w:rPr>
          <w:b w:val="0"/>
          <w:bCs w:val="0"/>
          <w:sz w:val="24"/>
          <w:szCs w:val="24"/>
        </w:rPr>
      </w:pPr>
      <w:r>
        <w:rPr>
          <w:noProof/>
        </w:rPr>
        <w:drawing>
          <wp:inline distT="0" distB="0" distL="0" distR="0" wp14:anchorId="5CB124C2" wp14:editId="4DE1E24C">
            <wp:extent cx="6028852" cy="2695903"/>
            <wp:effectExtent l="0" t="0" r="0" b="9525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30809" cy="269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47DD1" w14:textId="7322285B" w:rsidR="0097733A" w:rsidRPr="0097733A" w:rsidRDefault="0097733A" w:rsidP="0097733A">
      <w:pPr>
        <w:pStyle w:val="Heading1"/>
        <w:spacing w:line="360" w:lineRule="auto"/>
        <w:ind w:left="864" w:right="864"/>
        <w:jc w:val="center"/>
        <w:rPr>
          <w:sz w:val="36"/>
          <w:szCs w:val="36"/>
        </w:rPr>
      </w:pPr>
      <w:r w:rsidRPr="0097733A">
        <w:rPr>
          <w:rFonts w:eastAsiaTheme="minorHAnsi"/>
          <w:sz w:val="22"/>
          <w:szCs w:val="22"/>
        </w:rPr>
        <w:t xml:space="preserve">Table </w:t>
      </w:r>
      <w:r>
        <w:rPr>
          <w:rFonts w:eastAsiaTheme="minorHAnsi"/>
          <w:sz w:val="22"/>
          <w:szCs w:val="22"/>
        </w:rPr>
        <w:t>8</w:t>
      </w:r>
      <w:r w:rsidRPr="0097733A">
        <w:rPr>
          <w:rFonts w:eastAsiaTheme="minorHAnsi"/>
          <w:sz w:val="22"/>
          <w:szCs w:val="22"/>
        </w:rPr>
        <w:t>-1</w:t>
      </w:r>
      <w:r>
        <w:rPr>
          <w:rFonts w:eastAsiaTheme="minorHAnsi"/>
          <w:sz w:val="22"/>
          <w:szCs w:val="22"/>
        </w:rPr>
        <w:t>b</w:t>
      </w:r>
      <w:r w:rsidRPr="0097733A">
        <w:rPr>
          <w:rFonts w:eastAsiaTheme="minorHAnsi"/>
          <w:sz w:val="22"/>
          <w:szCs w:val="22"/>
        </w:rPr>
        <w:t xml:space="preserve">. Characteristics of the Fiber-Optic Photoelectric Switch with </w:t>
      </w:r>
      <w:r>
        <w:rPr>
          <w:rFonts w:eastAsiaTheme="minorHAnsi"/>
          <w:sz w:val="22"/>
          <w:szCs w:val="22"/>
        </w:rPr>
        <w:t>Digital Display</w:t>
      </w:r>
    </w:p>
    <w:p w14:paraId="145406C5" w14:textId="77777777" w:rsidR="0097733A" w:rsidRPr="00A501B5" w:rsidRDefault="0097733A" w:rsidP="00A501B5">
      <w:pPr>
        <w:pStyle w:val="Heading1"/>
        <w:spacing w:line="360" w:lineRule="auto"/>
        <w:ind w:left="864" w:right="864"/>
        <w:jc w:val="both"/>
        <w:rPr>
          <w:b w:val="0"/>
          <w:bCs w:val="0"/>
          <w:sz w:val="24"/>
          <w:szCs w:val="24"/>
        </w:rPr>
      </w:pPr>
    </w:p>
    <w:p w14:paraId="22D70901" w14:textId="388C557A" w:rsidR="004814E9" w:rsidRPr="004814E9" w:rsidRDefault="004814E9" w:rsidP="004814E9">
      <w:pPr>
        <w:pStyle w:val="Heading1"/>
        <w:spacing w:line="360" w:lineRule="auto"/>
        <w:ind w:left="864" w:right="864"/>
        <w:jc w:val="both"/>
        <w:rPr>
          <w:b w:val="0"/>
          <w:bCs w:val="0"/>
          <w:sz w:val="24"/>
          <w:szCs w:val="24"/>
        </w:rPr>
      </w:pPr>
      <w:r>
        <w:rPr>
          <w:noProof/>
        </w:rPr>
        <w:drawing>
          <wp:inline distT="0" distB="0" distL="0" distR="0" wp14:anchorId="7AB7FF09" wp14:editId="533539FC">
            <wp:extent cx="6542271" cy="6660688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42271" cy="666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821AE" w14:textId="77777777" w:rsidR="00265EF9" w:rsidRPr="00405E3C" w:rsidRDefault="00265EF9" w:rsidP="00405E3C">
      <w:pPr>
        <w:pStyle w:val="Heading1"/>
        <w:spacing w:line="360" w:lineRule="auto"/>
        <w:ind w:left="864" w:right="864"/>
        <w:jc w:val="both"/>
        <w:rPr>
          <w:b w:val="0"/>
          <w:bCs w:val="0"/>
          <w:sz w:val="24"/>
          <w:szCs w:val="24"/>
        </w:rPr>
      </w:pPr>
    </w:p>
    <w:p w14:paraId="06FE69BA" w14:textId="0CBD4BFD" w:rsidR="00C51D23" w:rsidRDefault="004814E9" w:rsidP="004814E9">
      <w:pPr>
        <w:pStyle w:val="Heading1"/>
        <w:spacing w:line="360" w:lineRule="auto"/>
        <w:ind w:left="864" w:right="864"/>
        <w:jc w:val="center"/>
        <w:rPr>
          <w:rFonts w:eastAsiaTheme="minorHAnsi"/>
          <w:sz w:val="22"/>
          <w:szCs w:val="22"/>
        </w:rPr>
      </w:pPr>
      <w:r w:rsidRPr="004814E9">
        <w:rPr>
          <w:rFonts w:eastAsiaTheme="minorHAnsi"/>
          <w:sz w:val="22"/>
          <w:szCs w:val="22"/>
        </w:rPr>
        <w:lastRenderedPageBreak/>
        <w:t xml:space="preserve">Figure </w:t>
      </w:r>
      <w:r w:rsidR="0097733A">
        <w:rPr>
          <w:rFonts w:eastAsiaTheme="minorHAnsi"/>
          <w:sz w:val="22"/>
          <w:szCs w:val="22"/>
        </w:rPr>
        <w:t>8</w:t>
      </w:r>
      <w:r w:rsidRPr="004814E9">
        <w:rPr>
          <w:rFonts w:eastAsiaTheme="minorHAnsi"/>
          <w:sz w:val="22"/>
          <w:szCs w:val="22"/>
        </w:rPr>
        <w:t>-4a. Fiber-Optic Photoelectric Switch with LED Indicators.</w:t>
      </w:r>
    </w:p>
    <w:p w14:paraId="6F587A52" w14:textId="305989B6" w:rsidR="00EC1B53" w:rsidRDefault="00EC1B53" w:rsidP="004814E9">
      <w:pPr>
        <w:pStyle w:val="Heading1"/>
        <w:spacing w:line="360" w:lineRule="auto"/>
        <w:ind w:left="864" w:right="864"/>
        <w:jc w:val="center"/>
        <w:rPr>
          <w:rFonts w:eastAsiaTheme="minorHAnsi"/>
          <w:sz w:val="22"/>
          <w:szCs w:val="22"/>
        </w:rPr>
      </w:pPr>
    </w:p>
    <w:p w14:paraId="7604D093" w14:textId="31C27FDB" w:rsidR="00EC1B53" w:rsidRDefault="00EC1B53" w:rsidP="004814E9">
      <w:pPr>
        <w:pStyle w:val="Heading1"/>
        <w:spacing w:line="360" w:lineRule="auto"/>
        <w:ind w:left="864" w:right="864"/>
        <w:jc w:val="center"/>
        <w:rPr>
          <w:rFonts w:eastAsiaTheme="minorHAnsi"/>
          <w:sz w:val="22"/>
          <w:szCs w:val="22"/>
        </w:rPr>
      </w:pPr>
    </w:p>
    <w:p w14:paraId="0DAFB021" w14:textId="2804A4FA" w:rsidR="00EC1B53" w:rsidRDefault="00EC1B53" w:rsidP="004814E9">
      <w:pPr>
        <w:pStyle w:val="Heading1"/>
        <w:spacing w:line="360" w:lineRule="auto"/>
        <w:ind w:left="864" w:right="864"/>
        <w:jc w:val="center"/>
        <w:rPr>
          <w:rFonts w:eastAsiaTheme="minorHAnsi"/>
          <w:sz w:val="22"/>
          <w:szCs w:val="22"/>
        </w:rPr>
      </w:pPr>
    </w:p>
    <w:p w14:paraId="089CFC41" w14:textId="74C3AE19" w:rsidR="00EC1B53" w:rsidRDefault="00EC1B53" w:rsidP="004814E9">
      <w:pPr>
        <w:pStyle w:val="Heading1"/>
        <w:spacing w:line="360" w:lineRule="auto"/>
        <w:ind w:left="864" w:right="864"/>
        <w:jc w:val="center"/>
        <w:rPr>
          <w:rFonts w:eastAsiaTheme="minorHAnsi"/>
          <w:sz w:val="22"/>
          <w:szCs w:val="22"/>
        </w:rPr>
      </w:pPr>
    </w:p>
    <w:p w14:paraId="11FAF4FD" w14:textId="0ABCE995" w:rsidR="00EC1B53" w:rsidRDefault="00EC1B53" w:rsidP="004814E9">
      <w:pPr>
        <w:pStyle w:val="Heading1"/>
        <w:spacing w:line="360" w:lineRule="auto"/>
        <w:ind w:left="864" w:right="864"/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4B336954" wp14:editId="31881875">
            <wp:extent cx="5524790" cy="5624791"/>
            <wp:effectExtent l="0" t="0" r="0" b="0"/>
            <wp:docPr id="13" name="Picture 1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, schematic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29387" cy="562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D64EF" w14:textId="77777777" w:rsidR="00EC1B53" w:rsidRDefault="00EC1B53" w:rsidP="00EC1B53">
      <w:pPr>
        <w:pStyle w:val="Heading1"/>
        <w:spacing w:line="360" w:lineRule="auto"/>
        <w:ind w:left="864" w:right="864"/>
        <w:jc w:val="center"/>
        <w:rPr>
          <w:rFonts w:eastAsiaTheme="minorHAnsi"/>
          <w:sz w:val="22"/>
          <w:szCs w:val="22"/>
        </w:rPr>
      </w:pPr>
    </w:p>
    <w:p w14:paraId="2D8E2114" w14:textId="34C8DF47" w:rsidR="00EC1B53" w:rsidRDefault="00EC1B53" w:rsidP="00EC1B53">
      <w:pPr>
        <w:pStyle w:val="Heading1"/>
        <w:spacing w:line="360" w:lineRule="auto"/>
        <w:ind w:left="864" w:right="864"/>
        <w:jc w:val="center"/>
        <w:rPr>
          <w:rFonts w:eastAsiaTheme="minorHAnsi"/>
          <w:sz w:val="22"/>
          <w:szCs w:val="22"/>
        </w:rPr>
      </w:pPr>
      <w:r w:rsidRPr="004814E9">
        <w:rPr>
          <w:rFonts w:eastAsiaTheme="minorHAnsi"/>
          <w:sz w:val="22"/>
          <w:szCs w:val="22"/>
        </w:rPr>
        <w:t xml:space="preserve">Figure </w:t>
      </w:r>
      <w:r w:rsidR="0097733A">
        <w:rPr>
          <w:rFonts w:eastAsiaTheme="minorHAnsi"/>
          <w:sz w:val="22"/>
          <w:szCs w:val="22"/>
        </w:rPr>
        <w:t>8</w:t>
      </w:r>
      <w:r w:rsidRPr="004814E9">
        <w:rPr>
          <w:rFonts w:eastAsiaTheme="minorHAnsi"/>
          <w:sz w:val="22"/>
          <w:szCs w:val="22"/>
        </w:rPr>
        <w:t>-4</w:t>
      </w:r>
      <w:r>
        <w:rPr>
          <w:rFonts w:eastAsiaTheme="minorHAnsi"/>
          <w:sz w:val="22"/>
          <w:szCs w:val="22"/>
        </w:rPr>
        <w:t>b</w:t>
      </w:r>
      <w:r w:rsidRPr="004814E9">
        <w:rPr>
          <w:rFonts w:eastAsiaTheme="minorHAnsi"/>
          <w:sz w:val="22"/>
          <w:szCs w:val="22"/>
        </w:rPr>
        <w:t xml:space="preserve">. Fiber-Optic Photoelectric Switch with </w:t>
      </w:r>
      <w:r>
        <w:rPr>
          <w:rFonts w:eastAsiaTheme="minorHAnsi"/>
          <w:sz w:val="22"/>
          <w:szCs w:val="22"/>
        </w:rPr>
        <w:t>Digital Display</w:t>
      </w:r>
    </w:p>
    <w:p w14:paraId="18C811EC" w14:textId="4E644481" w:rsidR="00CA4807" w:rsidRDefault="00CA4807" w:rsidP="00EC1B53">
      <w:pPr>
        <w:pStyle w:val="Heading1"/>
        <w:spacing w:line="360" w:lineRule="auto"/>
        <w:ind w:left="864" w:right="864"/>
        <w:jc w:val="center"/>
        <w:rPr>
          <w:rFonts w:eastAsiaTheme="minorHAnsi"/>
          <w:sz w:val="22"/>
          <w:szCs w:val="22"/>
        </w:rPr>
      </w:pPr>
    </w:p>
    <w:p w14:paraId="326A4CC8" w14:textId="77777777" w:rsidR="00CA4807" w:rsidRPr="00CA4807" w:rsidRDefault="00CA4807" w:rsidP="00CA4807">
      <w:pPr>
        <w:pStyle w:val="Heading1"/>
        <w:spacing w:line="360" w:lineRule="auto"/>
        <w:ind w:left="864" w:right="864"/>
        <w:jc w:val="both"/>
        <w:rPr>
          <w:rFonts w:eastAsiaTheme="minorHAnsi"/>
        </w:rPr>
      </w:pPr>
      <w:r w:rsidRPr="00CA4807">
        <w:rPr>
          <w:rFonts w:eastAsiaTheme="minorHAnsi"/>
        </w:rPr>
        <w:t>Sensitivity Adjustments</w:t>
      </w:r>
    </w:p>
    <w:p w14:paraId="176EDB31" w14:textId="210E8009" w:rsidR="00CA4807" w:rsidRPr="00CA4807" w:rsidRDefault="00CA4807" w:rsidP="00E477FB">
      <w:pPr>
        <w:pStyle w:val="Heading1"/>
        <w:spacing w:line="360" w:lineRule="auto"/>
        <w:ind w:left="864" w:right="864"/>
        <w:jc w:val="both"/>
        <w:rPr>
          <w:rFonts w:eastAsiaTheme="minorHAnsi"/>
          <w:b w:val="0"/>
          <w:bCs w:val="0"/>
          <w:sz w:val="24"/>
          <w:szCs w:val="24"/>
        </w:rPr>
      </w:pPr>
      <w:r w:rsidRPr="00CA4807">
        <w:rPr>
          <w:rFonts w:eastAsiaTheme="minorHAnsi"/>
          <w:b w:val="0"/>
          <w:bCs w:val="0"/>
          <w:sz w:val="24"/>
          <w:szCs w:val="24"/>
        </w:rPr>
        <w:t xml:space="preserve">There are different procedures, called </w:t>
      </w:r>
      <w:r w:rsidRPr="00CA4807">
        <w:rPr>
          <w:rFonts w:eastAsiaTheme="minorHAnsi"/>
          <w:b w:val="0"/>
          <w:bCs w:val="0"/>
          <w:i/>
          <w:iCs/>
          <w:sz w:val="24"/>
          <w:szCs w:val="24"/>
        </w:rPr>
        <w:t>teaching methods</w:t>
      </w:r>
      <w:r w:rsidRPr="00CA4807">
        <w:rPr>
          <w:rFonts w:eastAsiaTheme="minorHAnsi"/>
          <w:b w:val="0"/>
          <w:bCs w:val="0"/>
          <w:sz w:val="24"/>
          <w:szCs w:val="24"/>
        </w:rPr>
        <w:t>, to adjust the sensitivity of</w:t>
      </w:r>
      <w:r>
        <w:rPr>
          <w:rFonts w:eastAsiaTheme="minorHAnsi"/>
          <w:b w:val="0"/>
          <w:bCs w:val="0"/>
          <w:sz w:val="24"/>
          <w:szCs w:val="24"/>
        </w:rPr>
        <w:t xml:space="preserve"> </w:t>
      </w:r>
      <w:r w:rsidRPr="00CA4807">
        <w:rPr>
          <w:rFonts w:eastAsiaTheme="minorHAnsi"/>
          <w:b w:val="0"/>
          <w:bCs w:val="0"/>
          <w:sz w:val="24"/>
          <w:szCs w:val="24"/>
        </w:rPr>
        <w:t>a fiber-optic photoelectric switch</w:t>
      </w:r>
      <w:r>
        <w:rPr>
          <w:rFonts w:eastAsiaTheme="minorHAnsi"/>
          <w:b w:val="0"/>
          <w:bCs w:val="0"/>
          <w:sz w:val="24"/>
          <w:szCs w:val="24"/>
        </w:rPr>
        <w:t>:</w:t>
      </w:r>
    </w:p>
    <w:p w14:paraId="2AE284D0" w14:textId="2A4ECA60" w:rsidR="00CA4807" w:rsidRPr="00CA4807" w:rsidRDefault="00CA4807" w:rsidP="00E477FB">
      <w:pPr>
        <w:pStyle w:val="Heading1"/>
        <w:spacing w:line="360" w:lineRule="auto"/>
        <w:ind w:left="864" w:right="864"/>
        <w:jc w:val="both"/>
        <w:rPr>
          <w:rFonts w:eastAsiaTheme="minorHAnsi"/>
          <w:b w:val="0"/>
          <w:bCs w:val="0"/>
          <w:sz w:val="24"/>
          <w:szCs w:val="24"/>
        </w:rPr>
      </w:pPr>
      <w:r w:rsidRPr="00CA4807">
        <w:rPr>
          <w:rFonts w:eastAsiaTheme="minorHAnsi"/>
          <w:b w:val="0"/>
          <w:bCs w:val="0"/>
          <w:sz w:val="24"/>
          <w:szCs w:val="24"/>
        </w:rPr>
        <w:t xml:space="preserve">• </w:t>
      </w:r>
      <w:r w:rsidRPr="00CA4807">
        <w:rPr>
          <w:rFonts w:eastAsiaTheme="minorHAnsi"/>
          <w:b w:val="0"/>
          <w:bCs w:val="0"/>
          <w:i/>
          <w:iCs/>
          <w:sz w:val="24"/>
          <w:szCs w:val="24"/>
        </w:rPr>
        <w:t xml:space="preserve">Maximum sensitivity setting </w:t>
      </w:r>
      <w:r w:rsidRPr="00CA4807">
        <w:rPr>
          <w:rFonts w:eastAsiaTheme="minorHAnsi"/>
          <w:b w:val="0"/>
          <w:bCs w:val="0"/>
          <w:sz w:val="24"/>
          <w:szCs w:val="24"/>
        </w:rPr>
        <w:t>is used to detect the presence of objects that</w:t>
      </w:r>
      <w:r>
        <w:rPr>
          <w:rFonts w:eastAsiaTheme="minorHAnsi"/>
          <w:b w:val="0"/>
          <w:bCs w:val="0"/>
          <w:sz w:val="24"/>
          <w:szCs w:val="24"/>
        </w:rPr>
        <w:t xml:space="preserve"> </w:t>
      </w:r>
      <w:r w:rsidRPr="00CA4807">
        <w:rPr>
          <w:rFonts w:eastAsiaTheme="minorHAnsi"/>
          <w:b w:val="0"/>
          <w:bCs w:val="0"/>
          <w:sz w:val="24"/>
          <w:szCs w:val="24"/>
        </w:rPr>
        <w:t>completely block the sensor light beam, and to detect the presence of</w:t>
      </w:r>
      <w:r>
        <w:rPr>
          <w:rFonts w:eastAsiaTheme="minorHAnsi"/>
          <w:b w:val="0"/>
          <w:bCs w:val="0"/>
          <w:sz w:val="24"/>
          <w:szCs w:val="24"/>
        </w:rPr>
        <w:t xml:space="preserve"> </w:t>
      </w:r>
      <w:r w:rsidRPr="00CA4807">
        <w:rPr>
          <w:rFonts w:eastAsiaTheme="minorHAnsi"/>
          <w:b w:val="0"/>
          <w:bCs w:val="0"/>
          <w:sz w:val="24"/>
          <w:szCs w:val="24"/>
        </w:rPr>
        <w:t xml:space="preserve">objects with no background. </w:t>
      </w:r>
    </w:p>
    <w:p w14:paraId="70E666D9" w14:textId="0708468A" w:rsidR="00CA4807" w:rsidRPr="00CA4807" w:rsidRDefault="00CA4807" w:rsidP="00E477FB">
      <w:pPr>
        <w:pStyle w:val="Heading1"/>
        <w:spacing w:line="360" w:lineRule="auto"/>
        <w:ind w:left="864" w:right="864"/>
        <w:jc w:val="both"/>
        <w:rPr>
          <w:rFonts w:eastAsiaTheme="minorHAnsi"/>
          <w:b w:val="0"/>
          <w:bCs w:val="0"/>
          <w:sz w:val="24"/>
          <w:szCs w:val="24"/>
        </w:rPr>
      </w:pPr>
      <w:r w:rsidRPr="00CA4807">
        <w:rPr>
          <w:rFonts w:eastAsiaTheme="minorHAnsi"/>
          <w:b w:val="0"/>
          <w:bCs w:val="0"/>
          <w:sz w:val="24"/>
          <w:szCs w:val="24"/>
        </w:rPr>
        <w:t xml:space="preserve">• </w:t>
      </w:r>
      <w:r w:rsidRPr="00CA4807">
        <w:rPr>
          <w:rFonts w:eastAsiaTheme="minorHAnsi"/>
          <w:b w:val="0"/>
          <w:bCs w:val="0"/>
          <w:i/>
          <w:iCs/>
          <w:sz w:val="24"/>
          <w:szCs w:val="24"/>
        </w:rPr>
        <w:t xml:space="preserve">With/without object teaching </w:t>
      </w:r>
      <w:r w:rsidRPr="00CA4807">
        <w:rPr>
          <w:rFonts w:eastAsiaTheme="minorHAnsi"/>
          <w:b w:val="0"/>
          <w:bCs w:val="0"/>
          <w:sz w:val="24"/>
          <w:szCs w:val="24"/>
        </w:rPr>
        <w:t>is used for detection of a slight difference in</w:t>
      </w:r>
      <w:r>
        <w:rPr>
          <w:rFonts w:eastAsiaTheme="minorHAnsi"/>
          <w:b w:val="0"/>
          <w:bCs w:val="0"/>
          <w:sz w:val="24"/>
          <w:szCs w:val="24"/>
        </w:rPr>
        <w:t xml:space="preserve"> </w:t>
      </w:r>
      <w:r w:rsidRPr="00CA4807">
        <w:rPr>
          <w:rFonts w:eastAsiaTheme="minorHAnsi"/>
          <w:b w:val="0"/>
          <w:bCs w:val="0"/>
          <w:sz w:val="24"/>
          <w:szCs w:val="24"/>
        </w:rPr>
        <w:t xml:space="preserve">reflection, color discrimination, background objects with unstable </w:t>
      </w:r>
      <w:r w:rsidRPr="00CA4807">
        <w:rPr>
          <w:rFonts w:eastAsiaTheme="minorHAnsi"/>
          <w:b w:val="0"/>
          <w:bCs w:val="0"/>
          <w:sz w:val="24"/>
          <w:szCs w:val="24"/>
        </w:rPr>
        <w:t>reflection, detection</w:t>
      </w:r>
      <w:r w:rsidRPr="00CA4807">
        <w:rPr>
          <w:rFonts w:eastAsiaTheme="minorHAnsi"/>
          <w:b w:val="0"/>
          <w:bCs w:val="0"/>
          <w:sz w:val="24"/>
          <w:szCs w:val="24"/>
        </w:rPr>
        <w:t xml:space="preserve"> of object surface irregularities, and for elimination of background</w:t>
      </w:r>
      <w:r>
        <w:rPr>
          <w:rFonts w:eastAsiaTheme="minorHAnsi"/>
          <w:b w:val="0"/>
          <w:bCs w:val="0"/>
          <w:sz w:val="24"/>
          <w:szCs w:val="24"/>
        </w:rPr>
        <w:t xml:space="preserve"> </w:t>
      </w:r>
      <w:r w:rsidRPr="00CA4807">
        <w:rPr>
          <w:rFonts w:eastAsiaTheme="minorHAnsi"/>
          <w:b w:val="0"/>
          <w:bCs w:val="0"/>
          <w:sz w:val="24"/>
          <w:szCs w:val="24"/>
        </w:rPr>
        <w:t>object influence. This method is used with both photoelectric switch models.</w:t>
      </w:r>
    </w:p>
    <w:p w14:paraId="2E87DEC5" w14:textId="6BCA7D17" w:rsidR="00CA4807" w:rsidRPr="00CA4807" w:rsidRDefault="00CA4807" w:rsidP="00E477FB">
      <w:pPr>
        <w:pStyle w:val="Heading1"/>
        <w:spacing w:line="360" w:lineRule="auto"/>
        <w:ind w:left="864" w:right="864"/>
        <w:jc w:val="both"/>
        <w:rPr>
          <w:rFonts w:eastAsiaTheme="minorHAnsi"/>
          <w:b w:val="0"/>
          <w:bCs w:val="0"/>
          <w:sz w:val="24"/>
          <w:szCs w:val="24"/>
        </w:rPr>
      </w:pPr>
      <w:r w:rsidRPr="00CA4807">
        <w:rPr>
          <w:rFonts w:eastAsiaTheme="minorHAnsi"/>
          <w:b w:val="0"/>
          <w:bCs w:val="0"/>
          <w:sz w:val="24"/>
          <w:szCs w:val="24"/>
        </w:rPr>
        <w:t xml:space="preserve">• </w:t>
      </w:r>
      <w:r w:rsidRPr="00CA4807">
        <w:rPr>
          <w:rFonts w:eastAsiaTheme="minorHAnsi"/>
          <w:b w:val="0"/>
          <w:bCs w:val="0"/>
          <w:i/>
          <w:iCs/>
          <w:sz w:val="24"/>
          <w:szCs w:val="24"/>
        </w:rPr>
        <w:t xml:space="preserve">No-object/Automatic teaching </w:t>
      </w:r>
      <w:r w:rsidRPr="00CA4807">
        <w:rPr>
          <w:rFonts w:eastAsiaTheme="minorHAnsi"/>
          <w:b w:val="0"/>
          <w:bCs w:val="0"/>
          <w:sz w:val="24"/>
          <w:szCs w:val="24"/>
        </w:rPr>
        <w:t xml:space="preserve">is used when teaching is impossible </w:t>
      </w:r>
      <w:r w:rsidRPr="00CA4807">
        <w:rPr>
          <w:rFonts w:eastAsiaTheme="minorHAnsi"/>
          <w:b w:val="0"/>
          <w:bCs w:val="0"/>
          <w:sz w:val="24"/>
          <w:szCs w:val="24"/>
        </w:rPr>
        <w:t>by stopping</w:t>
      </w:r>
      <w:r w:rsidRPr="00CA4807">
        <w:rPr>
          <w:rFonts w:eastAsiaTheme="minorHAnsi"/>
          <w:b w:val="0"/>
          <w:bCs w:val="0"/>
          <w:sz w:val="24"/>
          <w:szCs w:val="24"/>
        </w:rPr>
        <w:t xml:space="preserve"> the movement of sensing objects, for detection of bright/dark</w:t>
      </w:r>
      <w:r>
        <w:rPr>
          <w:rFonts w:eastAsiaTheme="minorHAnsi"/>
          <w:b w:val="0"/>
          <w:bCs w:val="0"/>
          <w:sz w:val="24"/>
          <w:szCs w:val="24"/>
        </w:rPr>
        <w:t xml:space="preserve"> </w:t>
      </w:r>
      <w:r w:rsidRPr="00CA4807">
        <w:rPr>
          <w:rFonts w:eastAsiaTheme="minorHAnsi"/>
          <w:b w:val="0"/>
          <w:bCs w:val="0"/>
          <w:sz w:val="24"/>
          <w:szCs w:val="24"/>
        </w:rPr>
        <w:t>objects by teaching only with background objects, and for elimination of</w:t>
      </w:r>
      <w:r>
        <w:rPr>
          <w:rFonts w:eastAsiaTheme="minorHAnsi"/>
          <w:b w:val="0"/>
          <w:bCs w:val="0"/>
          <w:sz w:val="24"/>
          <w:szCs w:val="24"/>
        </w:rPr>
        <w:t xml:space="preserve"> </w:t>
      </w:r>
      <w:r w:rsidRPr="00CA4807">
        <w:rPr>
          <w:rFonts w:eastAsiaTheme="minorHAnsi"/>
          <w:b w:val="0"/>
          <w:bCs w:val="0"/>
          <w:sz w:val="24"/>
          <w:szCs w:val="24"/>
        </w:rPr>
        <w:t>background object influence. Changes in the incident light level are detected</w:t>
      </w:r>
      <w:r>
        <w:rPr>
          <w:rFonts w:eastAsiaTheme="minorHAnsi"/>
          <w:b w:val="0"/>
          <w:bCs w:val="0"/>
          <w:sz w:val="24"/>
          <w:szCs w:val="24"/>
        </w:rPr>
        <w:t xml:space="preserve"> </w:t>
      </w:r>
      <w:r w:rsidRPr="00CA4807">
        <w:rPr>
          <w:rFonts w:eastAsiaTheme="minorHAnsi"/>
          <w:b w:val="0"/>
          <w:bCs w:val="0"/>
          <w:sz w:val="24"/>
          <w:szCs w:val="24"/>
        </w:rPr>
        <w:t>within a certain time interval and the operating point is set at the midpoint</w:t>
      </w:r>
      <w:r>
        <w:rPr>
          <w:rFonts w:eastAsiaTheme="minorHAnsi"/>
          <w:b w:val="0"/>
          <w:bCs w:val="0"/>
          <w:sz w:val="24"/>
          <w:szCs w:val="24"/>
        </w:rPr>
        <w:t xml:space="preserve"> </w:t>
      </w:r>
      <w:r w:rsidRPr="00CA4807">
        <w:rPr>
          <w:rFonts w:eastAsiaTheme="minorHAnsi"/>
          <w:b w:val="0"/>
          <w:bCs w:val="0"/>
          <w:sz w:val="24"/>
          <w:szCs w:val="24"/>
        </w:rPr>
        <w:t>between the maximum and minimum detected levels. This method,</w:t>
      </w:r>
    </w:p>
    <w:p w14:paraId="2D79EBEE" w14:textId="77777777" w:rsidR="00CA4807" w:rsidRPr="00CA4807" w:rsidRDefault="00CA4807" w:rsidP="00E477FB">
      <w:pPr>
        <w:pStyle w:val="Heading1"/>
        <w:spacing w:line="360" w:lineRule="auto"/>
        <w:ind w:left="864" w:right="864"/>
        <w:jc w:val="both"/>
        <w:rPr>
          <w:rFonts w:eastAsiaTheme="minorHAnsi"/>
          <w:b w:val="0"/>
          <w:bCs w:val="0"/>
          <w:sz w:val="24"/>
          <w:szCs w:val="24"/>
        </w:rPr>
      </w:pPr>
      <w:r w:rsidRPr="00CA4807">
        <w:rPr>
          <w:rFonts w:eastAsiaTheme="minorHAnsi"/>
          <w:b w:val="0"/>
          <w:bCs w:val="0"/>
          <w:sz w:val="24"/>
          <w:szCs w:val="24"/>
        </w:rPr>
        <w:t>described in Appendix D, is used with both photoelectric switch models.</w:t>
      </w:r>
    </w:p>
    <w:p w14:paraId="395CE46D" w14:textId="77777777" w:rsidR="00CA4807" w:rsidRPr="00CA4807" w:rsidRDefault="00CA4807" w:rsidP="00CA4807">
      <w:pPr>
        <w:pStyle w:val="Heading1"/>
        <w:spacing w:line="360" w:lineRule="auto"/>
        <w:ind w:left="864" w:right="864"/>
        <w:jc w:val="both"/>
        <w:rPr>
          <w:rFonts w:eastAsiaTheme="minorHAnsi"/>
          <w:sz w:val="24"/>
          <w:szCs w:val="24"/>
        </w:rPr>
      </w:pPr>
      <w:r w:rsidRPr="00CA4807">
        <w:rPr>
          <w:rFonts w:eastAsiaTheme="minorHAnsi"/>
          <w:sz w:val="24"/>
          <w:szCs w:val="24"/>
        </w:rPr>
        <w:t>Procedure Summary</w:t>
      </w:r>
    </w:p>
    <w:p w14:paraId="233EF264" w14:textId="0EB1D1BE" w:rsidR="00E477FB" w:rsidRPr="00CA4807" w:rsidRDefault="00CA4807" w:rsidP="00E477FB">
      <w:pPr>
        <w:pStyle w:val="Heading1"/>
        <w:numPr>
          <w:ilvl w:val="0"/>
          <w:numId w:val="10"/>
        </w:numPr>
        <w:spacing w:line="360" w:lineRule="auto"/>
        <w:ind w:right="864"/>
        <w:jc w:val="both"/>
        <w:rPr>
          <w:rFonts w:eastAsiaTheme="minorHAnsi"/>
          <w:b w:val="0"/>
          <w:bCs w:val="0"/>
          <w:sz w:val="24"/>
          <w:szCs w:val="24"/>
        </w:rPr>
      </w:pPr>
      <w:r w:rsidRPr="00CA4807">
        <w:rPr>
          <w:rFonts w:eastAsiaTheme="minorHAnsi"/>
          <w:b w:val="0"/>
          <w:bCs w:val="0"/>
          <w:sz w:val="24"/>
          <w:szCs w:val="24"/>
        </w:rPr>
        <w:t xml:space="preserve">In the first part of the exercise, </w:t>
      </w:r>
      <w:r w:rsidRPr="00CA4807">
        <w:rPr>
          <w:rFonts w:eastAsiaTheme="minorHAnsi"/>
          <w:b w:val="0"/>
          <w:bCs w:val="0"/>
          <w:i/>
          <w:iCs/>
          <w:sz w:val="24"/>
          <w:szCs w:val="24"/>
        </w:rPr>
        <w:t>Sensitivity Adjustment</w:t>
      </w:r>
      <w:r w:rsidRPr="00CA4807">
        <w:rPr>
          <w:rFonts w:eastAsiaTheme="minorHAnsi"/>
          <w:b w:val="0"/>
          <w:bCs w:val="0"/>
          <w:sz w:val="24"/>
          <w:szCs w:val="24"/>
        </w:rPr>
        <w:t>, you will adjust the sensitivity</w:t>
      </w:r>
      <w:r>
        <w:rPr>
          <w:rFonts w:eastAsiaTheme="minorHAnsi"/>
          <w:b w:val="0"/>
          <w:bCs w:val="0"/>
          <w:sz w:val="24"/>
          <w:szCs w:val="24"/>
        </w:rPr>
        <w:t xml:space="preserve"> </w:t>
      </w:r>
      <w:r w:rsidRPr="00CA4807">
        <w:rPr>
          <w:rFonts w:eastAsiaTheme="minorHAnsi"/>
          <w:b w:val="0"/>
          <w:bCs w:val="0"/>
          <w:sz w:val="24"/>
          <w:szCs w:val="24"/>
        </w:rPr>
        <w:t xml:space="preserve">of the Fiber-Optic Photoelectric Switch using the </w:t>
      </w:r>
      <w:r w:rsidRPr="00CA4807">
        <w:rPr>
          <w:rFonts w:eastAsiaTheme="minorHAnsi"/>
          <w:b w:val="0"/>
          <w:bCs w:val="0"/>
          <w:i/>
          <w:iCs/>
          <w:sz w:val="24"/>
          <w:szCs w:val="24"/>
        </w:rPr>
        <w:t>With/without object teaching</w:t>
      </w:r>
      <w:r>
        <w:rPr>
          <w:rFonts w:eastAsiaTheme="minorHAnsi"/>
          <w:b w:val="0"/>
          <w:bCs w:val="0"/>
          <w:sz w:val="24"/>
          <w:szCs w:val="24"/>
        </w:rPr>
        <w:t xml:space="preserve"> </w:t>
      </w:r>
      <w:r w:rsidRPr="00CA4807">
        <w:rPr>
          <w:rFonts w:eastAsiaTheme="minorHAnsi"/>
          <w:b w:val="0"/>
          <w:bCs w:val="0"/>
          <w:sz w:val="24"/>
          <w:szCs w:val="24"/>
        </w:rPr>
        <w:t>method.</w:t>
      </w:r>
    </w:p>
    <w:p w14:paraId="39574436" w14:textId="4347E885" w:rsidR="00CA4807" w:rsidRPr="00CA4807" w:rsidRDefault="00CA4807" w:rsidP="00E477FB">
      <w:pPr>
        <w:pStyle w:val="Heading1"/>
        <w:numPr>
          <w:ilvl w:val="0"/>
          <w:numId w:val="10"/>
        </w:numPr>
        <w:spacing w:line="360" w:lineRule="auto"/>
        <w:ind w:right="864"/>
        <w:jc w:val="both"/>
        <w:rPr>
          <w:rFonts w:eastAsiaTheme="minorHAnsi"/>
          <w:b w:val="0"/>
          <w:bCs w:val="0"/>
          <w:sz w:val="24"/>
          <w:szCs w:val="24"/>
        </w:rPr>
      </w:pPr>
      <w:r w:rsidRPr="00CA4807">
        <w:rPr>
          <w:rFonts w:eastAsiaTheme="minorHAnsi"/>
          <w:b w:val="0"/>
          <w:bCs w:val="0"/>
          <w:sz w:val="24"/>
          <w:szCs w:val="24"/>
        </w:rPr>
        <w:t xml:space="preserve">In the second part of the exercise, </w:t>
      </w:r>
      <w:r w:rsidRPr="00CA4807">
        <w:rPr>
          <w:rFonts w:eastAsiaTheme="minorHAnsi"/>
          <w:b w:val="0"/>
          <w:bCs w:val="0"/>
          <w:i/>
          <w:iCs/>
          <w:sz w:val="24"/>
          <w:szCs w:val="24"/>
        </w:rPr>
        <w:t>Characteristics</w:t>
      </w:r>
      <w:r w:rsidRPr="00CA4807">
        <w:rPr>
          <w:rFonts w:eastAsiaTheme="minorHAnsi"/>
          <w:b w:val="0"/>
          <w:bCs w:val="0"/>
          <w:sz w:val="24"/>
          <w:szCs w:val="24"/>
        </w:rPr>
        <w:t>, you will observe the ability of the</w:t>
      </w:r>
      <w:r w:rsidR="00E477FB">
        <w:rPr>
          <w:rFonts w:eastAsiaTheme="minorHAnsi"/>
          <w:b w:val="0"/>
          <w:bCs w:val="0"/>
          <w:sz w:val="24"/>
          <w:szCs w:val="24"/>
        </w:rPr>
        <w:t xml:space="preserve"> </w:t>
      </w:r>
      <w:r w:rsidRPr="00CA4807">
        <w:rPr>
          <w:rFonts w:eastAsiaTheme="minorHAnsi"/>
          <w:b w:val="0"/>
          <w:bCs w:val="0"/>
          <w:sz w:val="24"/>
          <w:szCs w:val="24"/>
        </w:rPr>
        <w:t>Fiber-Optic Photoelectric Switch to detect each surface of the Reflective Block. You</w:t>
      </w:r>
      <w:r w:rsidR="00E477FB">
        <w:rPr>
          <w:rFonts w:eastAsiaTheme="minorHAnsi"/>
          <w:b w:val="0"/>
          <w:bCs w:val="0"/>
          <w:sz w:val="24"/>
          <w:szCs w:val="24"/>
        </w:rPr>
        <w:t xml:space="preserve"> </w:t>
      </w:r>
      <w:r w:rsidRPr="00CA4807">
        <w:rPr>
          <w:rFonts w:eastAsiaTheme="minorHAnsi"/>
          <w:b w:val="0"/>
          <w:bCs w:val="0"/>
          <w:sz w:val="24"/>
          <w:szCs w:val="24"/>
        </w:rPr>
        <w:t>will also</w:t>
      </w:r>
      <w:r w:rsidR="00E477FB">
        <w:rPr>
          <w:rFonts w:eastAsiaTheme="minorHAnsi"/>
          <w:b w:val="0"/>
          <w:bCs w:val="0"/>
          <w:sz w:val="24"/>
          <w:szCs w:val="24"/>
        </w:rPr>
        <w:t xml:space="preserve"> </w:t>
      </w:r>
      <w:r w:rsidRPr="00CA4807">
        <w:rPr>
          <w:rFonts w:eastAsiaTheme="minorHAnsi"/>
          <w:b w:val="0"/>
          <w:bCs w:val="0"/>
          <w:sz w:val="24"/>
          <w:szCs w:val="24"/>
        </w:rPr>
        <w:t>experiment with the light operate/dark operate modes of the photoelectric</w:t>
      </w:r>
      <w:r w:rsidR="00E477FB">
        <w:rPr>
          <w:rFonts w:eastAsiaTheme="minorHAnsi"/>
          <w:b w:val="0"/>
          <w:bCs w:val="0"/>
          <w:sz w:val="24"/>
          <w:szCs w:val="24"/>
        </w:rPr>
        <w:t xml:space="preserve"> </w:t>
      </w:r>
      <w:r w:rsidRPr="00CA4807">
        <w:rPr>
          <w:rFonts w:eastAsiaTheme="minorHAnsi"/>
          <w:b w:val="0"/>
          <w:bCs w:val="0"/>
          <w:sz w:val="24"/>
          <w:szCs w:val="24"/>
        </w:rPr>
        <w:t>switch</w:t>
      </w:r>
      <w:r w:rsidR="00E477FB">
        <w:rPr>
          <w:rFonts w:eastAsiaTheme="minorHAnsi"/>
          <w:b w:val="0"/>
          <w:bCs w:val="0"/>
          <w:sz w:val="24"/>
          <w:szCs w:val="24"/>
        </w:rPr>
        <w:t>.</w:t>
      </w:r>
    </w:p>
    <w:p w14:paraId="53FA427B" w14:textId="1AE11C3F" w:rsidR="00CA4807" w:rsidRPr="00E477FB" w:rsidRDefault="00CA4807" w:rsidP="00E477FB">
      <w:pPr>
        <w:pStyle w:val="Heading1"/>
        <w:numPr>
          <w:ilvl w:val="0"/>
          <w:numId w:val="10"/>
        </w:numPr>
        <w:spacing w:line="360" w:lineRule="auto"/>
        <w:ind w:right="864"/>
        <w:jc w:val="both"/>
        <w:rPr>
          <w:rFonts w:eastAsiaTheme="minorHAnsi"/>
          <w:b w:val="0"/>
          <w:bCs w:val="0"/>
          <w:i/>
          <w:iCs/>
          <w:sz w:val="24"/>
          <w:szCs w:val="24"/>
        </w:rPr>
      </w:pPr>
      <w:r w:rsidRPr="00CA4807">
        <w:rPr>
          <w:rFonts w:eastAsiaTheme="minorHAnsi"/>
          <w:b w:val="0"/>
          <w:bCs w:val="0"/>
          <w:sz w:val="24"/>
          <w:szCs w:val="24"/>
        </w:rPr>
        <w:t xml:space="preserve">In the third part of the exercise, </w:t>
      </w:r>
      <w:r w:rsidRPr="00CA4807">
        <w:rPr>
          <w:rFonts w:eastAsiaTheme="minorHAnsi"/>
          <w:b w:val="0"/>
          <w:bCs w:val="0"/>
          <w:i/>
          <w:iCs/>
          <w:sz w:val="24"/>
          <w:szCs w:val="24"/>
        </w:rPr>
        <w:t>Sensitivity Adjustment Using the Retroreflective</w:t>
      </w:r>
      <w:r w:rsidR="00E477FB">
        <w:rPr>
          <w:rFonts w:eastAsiaTheme="minorHAnsi"/>
          <w:b w:val="0"/>
          <w:bCs w:val="0"/>
          <w:i/>
          <w:iCs/>
          <w:sz w:val="24"/>
          <w:szCs w:val="24"/>
        </w:rPr>
        <w:t xml:space="preserve"> </w:t>
      </w:r>
      <w:r w:rsidRPr="00CA4807">
        <w:rPr>
          <w:rFonts w:eastAsiaTheme="minorHAnsi"/>
          <w:b w:val="0"/>
          <w:bCs w:val="0"/>
          <w:i/>
          <w:iCs/>
          <w:sz w:val="24"/>
          <w:szCs w:val="24"/>
        </w:rPr>
        <w:t>Surface of the Reflective Block</w:t>
      </w:r>
      <w:r w:rsidRPr="00CA4807">
        <w:rPr>
          <w:rFonts w:eastAsiaTheme="minorHAnsi"/>
          <w:b w:val="0"/>
          <w:bCs w:val="0"/>
          <w:sz w:val="24"/>
          <w:szCs w:val="24"/>
        </w:rPr>
        <w:t>, you will adjust the sensitivity of the Fiber-Optic</w:t>
      </w:r>
      <w:r w:rsidR="00E477FB">
        <w:rPr>
          <w:rFonts w:eastAsiaTheme="minorHAnsi"/>
          <w:b w:val="0"/>
          <w:bCs w:val="0"/>
          <w:i/>
          <w:iCs/>
          <w:sz w:val="24"/>
          <w:szCs w:val="24"/>
        </w:rPr>
        <w:t xml:space="preserve"> </w:t>
      </w:r>
      <w:r w:rsidRPr="00CA4807">
        <w:rPr>
          <w:rFonts w:eastAsiaTheme="minorHAnsi"/>
          <w:b w:val="0"/>
          <w:bCs w:val="0"/>
          <w:sz w:val="24"/>
          <w:szCs w:val="24"/>
        </w:rPr>
        <w:t>Photoelectric</w:t>
      </w:r>
      <w:r w:rsidR="00E477FB">
        <w:rPr>
          <w:rFonts w:eastAsiaTheme="minorHAnsi"/>
          <w:b w:val="0"/>
          <w:bCs w:val="0"/>
          <w:sz w:val="24"/>
          <w:szCs w:val="24"/>
        </w:rPr>
        <w:t xml:space="preserve"> </w:t>
      </w:r>
      <w:r w:rsidRPr="00CA4807">
        <w:rPr>
          <w:rFonts w:eastAsiaTheme="minorHAnsi"/>
          <w:b w:val="0"/>
          <w:bCs w:val="0"/>
          <w:sz w:val="24"/>
          <w:szCs w:val="24"/>
        </w:rPr>
        <w:t xml:space="preserve">Switch using the </w:t>
      </w:r>
      <w:r w:rsidRPr="00CA4807">
        <w:rPr>
          <w:rFonts w:eastAsiaTheme="minorHAnsi"/>
          <w:b w:val="0"/>
          <w:bCs w:val="0"/>
          <w:i/>
          <w:iCs/>
          <w:sz w:val="24"/>
          <w:szCs w:val="24"/>
        </w:rPr>
        <w:t xml:space="preserve">With/without object teaching </w:t>
      </w:r>
      <w:r w:rsidRPr="00CA4807">
        <w:rPr>
          <w:rFonts w:eastAsiaTheme="minorHAnsi"/>
          <w:b w:val="0"/>
          <w:bCs w:val="0"/>
          <w:sz w:val="24"/>
          <w:szCs w:val="24"/>
        </w:rPr>
        <w:t>method using the</w:t>
      </w:r>
      <w:r w:rsidR="00E477FB">
        <w:rPr>
          <w:rFonts w:eastAsiaTheme="minorHAnsi"/>
          <w:b w:val="0"/>
          <w:bCs w:val="0"/>
          <w:i/>
          <w:iCs/>
          <w:sz w:val="24"/>
          <w:szCs w:val="24"/>
        </w:rPr>
        <w:t xml:space="preserve"> </w:t>
      </w:r>
      <w:r w:rsidRPr="00CA4807">
        <w:rPr>
          <w:rFonts w:eastAsiaTheme="minorHAnsi"/>
          <w:b w:val="0"/>
          <w:bCs w:val="0"/>
          <w:sz w:val="24"/>
          <w:szCs w:val="24"/>
        </w:rPr>
        <w:t>retroreflective surface of the Reflective Block.</w:t>
      </w:r>
    </w:p>
    <w:p w14:paraId="490565CB" w14:textId="77777777" w:rsidR="00E477FB" w:rsidRPr="00CA4807" w:rsidRDefault="00E477FB" w:rsidP="00E477FB">
      <w:pPr>
        <w:pStyle w:val="Heading1"/>
        <w:numPr>
          <w:ilvl w:val="0"/>
          <w:numId w:val="10"/>
        </w:numPr>
        <w:spacing w:line="360" w:lineRule="auto"/>
        <w:ind w:right="864"/>
        <w:jc w:val="both"/>
        <w:rPr>
          <w:rFonts w:eastAsiaTheme="minorHAnsi"/>
          <w:b w:val="0"/>
          <w:bCs w:val="0"/>
          <w:i/>
          <w:iCs/>
          <w:sz w:val="24"/>
          <w:szCs w:val="24"/>
        </w:rPr>
      </w:pPr>
    </w:p>
    <w:p w14:paraId="42D53869" w14:textId="77777777" w:rsidR="00CA4807" w:rsidRPr="00CA4807" w:rsidRDefault="00CA4807" w:rsidP="00CA4807">
      <w:pPr>
        <w:pStyle w:val="Heading1"/>
        <w:spacing w:line="360" w:lineRule="auto"/>
        <w:ind w:left="864" w:right="864"/>
        <w:jc w:val="both"/>
        <w:rPr>
          <w:rFonts w:eastAsiaTheme="minorHAnsi"/>
        </w:rPr>
      </w:pPr>
      <w:r w:rsidRPr="00CA4807">
        <w:rPr>
          <w:rFonts w:eastAsiaTheme="minorHAnsi"/>
        </w:rPr>
        <w:t>EQUIPMENT REQUIRED</w:t>
      </w:r>
    </w:p>
    <w:p w14:paraId="664958B3" w14:textId="05BF6764" w:rsidR="00605B56" w:rsidRDefault="00CA4807" w:rsidP="00605B56">
      <w:pPr>
        <w:pStyle w:val="Heading1"/>
        <w:spacing w:line="360" w:lineRule="auto"/>
        <w:ind w:left="864" w:right="864"/>
        <w:jc w:val="both"/>
        <w:rPr>
          <w:rFonts w:eastAsiaTheme="minorHAnsi"/>
          <w:b w:val="0"/>
          <w:bCs w:val="0"/>
          <w:sz w:val="24"/>
          <w:szCs w:val="24"/>
        </w:rPr>
      </w:pPr>
      <w:r w:rsidRPr="00CA4807">
        <w:rPr>
          <w:rFonts w:eastAsiaTheme="minorHAnsi"/>
          <w:b w:val="0"/>
          <w:bCs w:val="0"/>
          <w:sz w:val="24"/>
          <w:szCs w:val="24"/>
        </w:rPr>
        <w:t>Refer to the Equipment Utilization Chart, in Appendix A of this manual, to obtain the</w:t>
      </w:r>
      <w:r w:rsidR="00E477FB" w:rsidRPr="00E477FB">
        <w:rPr>
          <w:rFonts w:eastAsiaTheme="minorHAnsi"/>
          <w:b w:val="0"/>
          <w:bCs w:val="0"/>
          <w:sz w:val="24"/>
          <w:szCs w:val="24"/>
        </w:rPr>
        <w:t xml:space="preserve"> </w:t>
      </w:r>
      <w:r w:rsidRPr="00E477FB">
        <w:rPr>
          <w:rFonts w:eastAsiaTheme="minorHAnsi"/>
          <w:b w:val="0"/>
          <w:bCs w:val="0"/>
          <w:sz w:val="24"/>
          <w:szCs w:val="24"/>
        </w:rPr>
        <w:t xml:space="preserve">list of equipment required to perform this </w:t>
      </w:r>
      <w:r w:rsidR="00605B56">
        <w:rPr>
          <w:rFonts w:eastAsiaTheme="minorHAnsi"/>
          <w:b w:val="0"/>
          <w:bCs w:val="0"/>
          <w:sz w:val="24"/>
          <w:szCs w:val="24"/>
        </w:rPr>
        <w:t>lab.</w:t>
      </w:r>
    </w:p>
    <w:p w14:paraId="5DAB6BD8" w14:textId="1B5386A5" w:rsidR="00605B56" w:rsidRPr="00605B56" w:rsidRDefault="00605B56" w:rsidP="00E477FB">
      <w:pPr>
        <w:pStyle w:val="Heading1"/>
        <w:spacing w:line="360" w:lineRule="auto"/>
        <w:ind w:left="864" w:right="864"/>
        <w:jc w:val="both"/>
        <w:rPr>
          <w:rFonts w:eastAsiaTheme="minorHAnsi"/>
          <w:sz w:val="24"/>
          <w:szCs w:val="24"/>
        </w:rPr>
      </w:pPr>
      <w:r w:rsidRPr="00605B56">
        <w:rPr>
          <w:rFonts w:eastAsiaTheme="minorHAnsi"/>
          <w:sz w:val="24"/>
          <w:szCs w:val="24"/>
        </w:rPr>
        <w:t>PROCEDURE</w:t>
      </w:r>
    </w:p>
    <w:p w14:paraId="1791644B" w14:textId="77777777" w:rsidR="00605B56" w:rsidRPr="00605B56" w:rsidRDefault="00605B56" w:rsidP="00605B56">
      <w:pPr>
        <w:pStyle w:val="Heading1"/>
        <w:spacing w:line="360" w:lineRule="auto"/>
        <w:ind w:left="864" w:right="864"/>
        <w:jc w:val="both"/>
        <w:rPr>
          <w:rFonts w:eastAsiaTheme="minorHAnsi"/>
          <w:sz w:val="24"/>
          <w:szCs w:val="24"/>
        </w:rPr>
      </w:pPr>
      <w:r w:rsidRPr="00605B56">
        <w:rPr>
          <w:rFonts w:eastAsiaTheme="minorHAnsi"/>
          <w:sz w:val="24"/>
          <w:szCs w:val="24"/>
        </w:rPr>
        <w:t>Sensitivity Adjustment</w:t>
      </w:r>
    </w:p>
    <w:p w14:paraId="39A3C21E" w14:textId="1AEE07C6" w:rsidR="00605B56" w:rsidRDefault="00605B56" w:rsidP="00605B56">
      <w:pPr>
        <w:pStyle w:val="Heading1"/>
        <w:spacing w:line="360" w:lineRule="auto"/>
        <w:ind w:left="864" w:right="864"/>
        <w:jc w:val="both"/>
        <w:rPr>
          <w:rFonts w:eastAsiaTheme="minorHAnsi"/>
          <w:b w:val="0"/>
          <w:bCs w:val="0"/>
          <w:i/>
          <w:iCs/>
          <w:sz w:val="24"/>
          <w:szCs w:val="24"/>
        </w:rPr>
      </w:pPr>
      <w:r w:rsidRPr="00605B56">
        <w:rPr>
          <w:rFonts w:eastAsiaTheme="minorHAnsi"/>
          <w:b w:val="0"/>
          <w:bCs w:val="0"/>
          <w:i/>
          <w:iCs/>
          <w:sz w:val="24"/>
          <w:szCs w:val="24"/>
        </w:rPr>
        <w:t>With/without object teaching</w:t>
      </w:r>
    </w:p>
    <w:p w14:paraId="38AD035B" w14:textId="6EF2A462" w:rsidR="00605B56" w:rsidRDefault="00605B56" w:rsidP="00605B56">
      <w:pPr>
        <w:pStyle w:val="Heading1"/>
        <w:numPr>
          <w:ilvl w:val="0"/>
          <w:numId w:val="11"/>
        </w:numPr>
        <w:spacing w:line="360" w:lineRule="auto"/>
        <w:ind w:right="864"/>
        <w:jc w:val="both"/>
        <w:rPr>
          <w:rFonts w:eastAsiaTheme="minorHAnsi"/>
          <w:b w:val="0"/>
          <w:bCs w:val="0"/>
          <w:sz w:val="24"/>
          <w:szCs w:val="24"/>
        </w:rPr>
      </w:pPr>
      <w:r>
        <w:rPr>
          <w:rFonts w:eastAsiaTheme="minorHAnsi"/>
          <w:b w:val="0"/>
          <w:bCs w:val="0"/>
          <w:sz w:val="24"/>
          <w:szCs w:val="24"/>
        </w:rPr>
        <w:t>Connect the circuit as shown in figure below to DC supply and turn on DC power supply</w:t>
      </w:r>
    </w:p>
    <w:p w14:paraId="6D992CCC" w14:textId="375164F5" w:rsidR="00605B56" w:rsidRDefault="0008475A" w:rsidP="00605B56">
      <w:pPr>
        <w:pStyle w:val="Heading1"/>
        <w:spacing w:line="360" w:lineRule="auto"/>
        <w:ind w:left="1584" w:right="864"/>
        <w:jc w:val="both"/>
        <w:rPr>
          <w:rFonts w:eastAsiaTheme="minorHAnsi"/>
          <w:b w:val="0"/>
          <w:bCs w:val="0"/>
          <w:sz w:val="24"/>
          <w:szCs w:val="24"/>
        </w:rPr>
      </w:pPr>
      <w:r>
        <w:rPr>
          <w:noProof/>
        </w:rPr>
        <w:t>*</w:t>
      </w:r>
      <w:r w:rsidR="00605B56">
        <w:rPr>
          <w:noProof/>
        </w:rPr>
        <w:drawing>
          <wp:inline distT="0" distB="0" distL="0" distR="0" wp14:anchorId="0D50A121" wp14:editId="088C0E33">
            <wp:extent cx="5292436" cy="397075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6007" cy="397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15B26" w14:textId="0C9BAF4A" w:rsidR="00605B56" w:rsidRPr="0008475A" w:rsidRDefault="0008475A" w:rsidP="0008475A">
      <w:pPr>
        <w:pStyle w:val="Heading1"/>
        <w:spacing w:line="360" w:lineRule="auto"/>
        <w:ind w:right="864"/>
        <w:jc w:val="both"/>
        <w:rPr>
          <w:rFonts w:eastAsiaTheme="minorHAnsi"/>
          <w:sz w:val="36"/>
          <w:szCs w:val="36"/>
        </w:rPr>
      </w:pPr>
      <w:r w:rsidRPr="0008475A">
        <w:rPr>
          <w:rFonts w:eastAsiaTheme="minorHAnsi"/>
          <w:sz w:val="22"/>
          <w:szCs w:val="22"/>
        </w:rPr>
        <w:t xml:space="preserve">Figure </w:t>
      </w:r>
      <w:r w:rsidR="0097733A">
        <w:rPr>
          <w:rFonts w:eastAsiaTheme="minorHAnsi"/>
          <w:sz w:val="22"/>
          <w:szCs w:val="22"/>
        </w:rPr>
        <w:t>8</w:t>
      </w:r>
      <w:r w:rsidRPr="0008475A">
        <w:rPr>
          <w:rFonts w:eastAsiaTheme="minorHAnsi"/>
          <w:sz w:val="22"/>
          <w:szCs w:val="22"/>
        </w:rPr>
        <w:t>-5. Circuit using the Fiber-Optic Photoelectric Switch.</w:t>
      </w:r>
    </w:p>
    <w:p w14:paraId="51B2CEAB" w14:textId="77777777" w:rsidR="0008475A" w:rsidRPr="0008475A" w:rsidRDefault="0008475A" w:rsidP="0008475A">
      <w:pPr>
        <w:pStyle w:val="ListParagraph"/>
        <w:numPr>
          <w:ilvl w:val="0"/>
          <w:numId w:val="11"/>
        </w:numPr>
        <w:tabs>
          <w:tab w:val="left" w:pos="2928"/>
        </w:tabs>
        <w:spacing w:before="93" w:line="360" w:lineRule="auto"/>
        <w:ind w:right="720"/>
        <w:jc w:val="both"/>
        <w:rPr>
          <w:sz w:val="24"/>
          <w:szCs w:val="24"/>
        </w:rPr>
      </w:pPr>
      <w:r w:rsidRPr="0008475A">
        <w:rPr>
          <w:sz w:val="24"/>
          <w:szCs w:val="24"/>
        </w:rPr>
        <w:t>Adjust the sensitivity of the Fiber-Optic Photoelectric Switch as follow:</w:t>
      </w:r>
    </w:p>
    <w:p w14:paraId="090591BF" w14:textId="2A25FBE3" w:rsidR="0008475A" w:rsidRPr="0008475A" w:rsidRDefault="0008475A" w:rsidP="0008475A">
      <w:pPr>
        <w:pStyle w:val="ListParagraph"/>
        <w:tabs>
          <w:tab w:val="left" w:pos="2928"/>
        </w:tabs>
        <w:spacing w:before="93" w:line="360" w:lineRule="auto"/>
        <w:ind w:left="1584" w:right="720" w:firstLine="0"/>
        <w:jc w:val="both"/>
        <w:rPr>
          <w:sz w:val="24"/>
          <w:szCs w:val="24"/>
        </w:rPr>
      </w:pPr>
      <w:r w:rsidRPr="0008475A">
        <w:rPr>
          <w:sz w:val="24"/>
          <w:szCs w:val="24"/>
        </w:rPr>
        <w:t>• Put the Reflective Block on a white sheet of paper and position the</w:t>
      </w:r>
      <w:r>
        <w:rPr>
          <w:sz w:val="24"/>
          <w:szCs w:val="24"/>
        </w:rPr>
        <w:t xml:space="preserve"> </w:t>
      </w:r>
      <w:r w:rsidRPr="0008475A">
        <w:rPr>
          <w:sz w:val="24"/>
          <w:szCs w:val="24"/>
        </w:rPr>
        <w:t>block so the white plastic surface is on top.</w:t>
      </w:r>
    </w:p>
    <w:p w14:paraId="7E6374F3" w14:textId="74C5BAC1" w:rsidR="0008475A" w:rsidRPr="0008475A" w:rsidRDefault="0008475A" w:rsidP="0008475A">
      <w:pPr>
        <w:pStyle w:val="ListParagraph"/>
        <w:tabs>
          <w:tab w:val="left" w:pos="2928"/>
        </w:tabs>
        <w:spacing w:before="93" w:line="360" w:lineRule="auto"/>
        <w:ind w:left="1584" w:right="720" w:firstLine="0"/>
        <w:jc w:val="both"/>
        <w:rPr>
          <w:sz w:val="24"/>
          <w:szCs w:val="24"/>
        </w:rPr>
      </w:pPr>
      <w:r w:rsidRPr="0008475A">
        <w:rPr>
          <w:sz w:val="24"/>
          <w:szCs w:val="24"/>
        </w:rPr>
        <w:t>• Aim the sensor sensing face toward the white plastic surface of the</w:t>
      </w:r>
      <w:r>
        <w:rPr>
          <w:sz w:val="24"/>
          <w:szCs w:val="24"/>
        </w:rPr>
        <w:t xml:space="preserve"> </w:t>
      </w:r>
      <w:r w:rsidRPr="0008475A">
        <w:rPr>
          <w:sz w:val="24"/>
          <w:szCs w:val="24"/>
        </w:rPr>
        <w:t xml:space="preserve">Reflective Block at </w:t>
      </w:r>
      <w:proofErr w:type="gramStart"/>
      <w:r w:rsidRPr="0008475A">
        <w:rPr>
          <w:sz w:val="24"/>
          <w:szCs w:val="24"/>
        </w:rPr>
        <w:t>a distance of 75</w:t>
      </w:r>
      <w:proofErr w:type="gramEnd"/>
      <w:r w:rsidRPr="0008475A">
        <w:rPr>
          <w:sz w:val="24"/>
          <w:szCs w:val="24"/>
        </w:rPr>
        <w:t xml:space="preserve"> mm (3 in) as shown in Figure </w:t>
      </w:r>
      <w:r w:rsidR="000170E5">
        <w:rPr>
          <w:sz w:val="24"/>
          <w:szCs w:val="24"/>
        </w:rPr>
        <w:t>8</w:t>
      </w:r>
      <w:r w:rsidRPr="0008475A">
        <w:rPr>
          <w:sz w:val="24"/>
          <w:szCs w:val="24"/>
        </w:rPr>
        <w:t>-5.</w:t>
      </w:r>
    </w:p>
    <w:p w14:paraId="488A9107" w14:textId="281E6000" w:rsidR="0008475A" w:rsidRPr="0008475A" w:rsidRDefault="0008475A" w:rsidP="0008475A">
      <w:pPr>
        <w:tabs>
          <w:tab w:val="left" w:pos="2928"/>
        </w:tabs>
        <w:spacing w:before="93" w:line="360" w:lineRule="auto"/>
        <w:ind w:right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         </w:t>
      </w:r>
      <w:r w:rsidRPr="0008475A">
        <w:rPr>
          <w:sz w:val="24"/>
          <w:szCs w:val="24"/>
        </w:rPr>
        <w:t>• Remove the protective cover of the photoelectric switch.</w:t>
      </w:r>
    </w:p>
    <w:p w14:paraId="11FC2CCA" w14:textId="697208E4" w:rsidR="0008475A" w:rsidRPr="0008475A" w:rsidRDefault="0008475A" w:rsidP="0008475A">
      <w:pPr>
        <w:tabs>
          <w:tab w:val="left" w:pos="2928"/>
        </w:tabs>
        <w:spacing w:before="93" w:line="360" w:lineRule="auto"/>
        <w:ind w:left="720" w:right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 </w:t>
      </w:r>
      <w:r w:rsidRPr="0008475A">
        <w:rPr>
          <w:sz w:val="24"/>
          <w:szCs w:val="24"/>
        </w:rPr>
        <w:t xml:space="preserve"> If you are using the photoelectric switch model with LED indicators,</w:t>
      </w:r>
      <w:r>
        <w:rPr>
          <w:sz w:val="24"/>
          <w:szCs w:val="24"/>
        </w:rPr>
        <w:t xml:space="preserve"> </w:t>
      </w:r>
      <w:r w:rsidRPr="0008475A">
        <w:rPr>
          <w:sz w:val="24"/>
          <w:szCs w:val="24"/>
        </w:rPr>
        <w:t xml:space="preserve">proceed with the steps in </w:t>
      </w:r>
      <w:r w:rsidR="00954252">
        <w:rPr>
          <w:sz w:val="24"/>
          <w:szCs w:val="24"/>
        </w:rPr>
        <w:t>3</w:t>
      </w:r>
      <w:r w:rsidRPr="0008475A">
        <w:rPr>
          <w:sz w:val="24"/>
          <w:szCs w:val="24"/>
        </w:rPr>
        <w:t>.a. If you are using the photoelectric switch</w:t>
      </w:r>
      <w:r>
        <w:rPr>
          <w:sz w:val="24"/>
          <w:szCs w:val="24"/>
        </w:rPr>
        <w:t xml:space="preserve"> </w:t>
      </w:r>
      <w:r w:rsidRPr="0008475A">
        <w:rPr>
          <w:sz w:val="24"/>
          <w:szCs w:val="24"/>
        </w:rPr>
        <w:t xml:space="preserve">model with digital display, proceed with the steps in </w:t>
      </w:r>
      <w:r w:rsidR="00954252">
        <w:rPr>
          <w:sz w:val="24"/>
          <w:szCs w:val="24"/>
        </w:rPr>
        <w:t>3</w:t>
      </w:r>
      <w:r w:rsidRPr="0008475A">
        <w:rPr>
          <w:sz w:val="24"/>
          <w:szCs w:val="24"/>
        </w:rPr>
        <w:t>.b.</w:t>
      </w:r>
    </w:p>
    <w:p w14:paraId="124F08F1" w14:textId="5EC2DCE1" w:rsidR="0008475A" w:rsidRPr="0008475A" w:rsidRDefault="00954252" w:rsidP="0008475A">
      <w:pPr>
        <w:tabs>
          <w:tab w:val="left" w:pos="2928"/>
        </w:tabs>
        <w:spacing w:before="93" w:line="360" w:lineRule="auto"/>
        <w:ind w:left="720" w:right="720"/>
        <w:jc w:val="both"/>
        <w:rPr>
          <w:i/>
          <w:iCs/>
          <w:sz w:val="24"/>
          <w:szCs w:val="24"/>
        </w:rPr>
      </w:pPr>
      <w:r w:rsidRPr="00954252">
        <w:rPr>
          <w:b/>
          <w:bCs/>
          <w:sz w:val="24"/>
          <w:szCs w:val="24"/>
        </w:rPr>
        <w:t>3</w:t>
      </w:r>
      <w:r w:rsidR="0008475A" w:rsidRPr="00954252">
        <w:rPr>
          <w:b/>
          <w:bCs/>
          <w:sz w:val="24"/>
          <w:szCs w:val="24"/>
        </w:rPr>
        <w:t>.a.</w:t>
      </w:r>
      <w:r w:rsidR="0008475A" w:rsidRPr="0008475A">
        <w:rPr>
          <w:sz w:val="24"/>
          <w:szCs w:val="24"/>
        </w:rPr>
        <w:t xml:space="preserve"> </w:t>
      </w:r>
      <w:r w:rsidR="0008475A" w:rsidRPr="0008475A">
        <w:rPr>
          <w:b/>
          <w:bCs/>
          <w:sz w:val="24"/>
          <w:szCs w:val="24"/>
        </w:rPr>
        <w:t>Photoelectric switch model with LED indicators</w:t>
      </w:r>
    </w:p>
    <w:p w14:paraId="6E74144E" w14:textId="562E6A28" w:rsidR="0008475A" w:rsidRPr="0008475A" w:rsidRDefault="0008475A" w:rsidP="0008475A">
      <w:pPr>
        <w:tabs>
          <w:tab w:val="left" w:pos="2928"/>
        </w:tabs>
        <w:spacing w:before="93" w:line="360" w:lineRule="auto"/>
        <w:ind w:left="1224" w:right="720"/>
        <w:jc w:val="both"/>
        <w:rPr>
          <w:sz w:val="24"/>
          <w:szCs w:val="24"/>
        </w:rPr>
      </w:pPr>
      <w:r w:rsidRPr="0008475A">
        <w:rPr>
          <w:sz w:val="24"/>
          <w:szCs w:val="24"/>
        </w:rPr>
        <w:t>• Set the photoelectric switch detection mode to Light operate by</w:t>
      </w:r>
      <w:r>
        <w:rPr>
          <w:sz w:val="24"/>
          <w:szCs w:val="24"/>
        </w:rPr>
        <w:t xml:space="preserve"> </w:t>
      </w:r>
      <w:r w:rsidRPr="0008475A">
        <w:rPr>
          <w:sz w:val="24"/>
          <w:szCs w:val="24"/>
        </w:rPr>
        <w:t>setting its L.ON/D.ON selector to the L.ON position.</w:t>
      </w:r>
    </w:p>
    <w:p w14:paraId="763BDA4F" w14:textId="508C2B0E" w:rsidR="0008475A" w:rsidRPr="0008475A" w:rsidRDefault="0008475A" w:rsidP="0008475A">
      <w:pPr>
        <w:tabs>
          <w:tab w:val="left" w:pos="2928"/>
        </w:tabs>
        <w:spacing w:before="93" w:line="360" w:lineRule="auto"/>
        <w:ind w:right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    </w:t>
      </w:r>
      <w:r w:rsidRPr="0008475A">
        <w:rPr>
          <w:sz w:val="24"/>
          <w:szCs w:val="24"/>
        </w:rPr>
        <w:t>• Set the TEACH/RUN selector to the TEACH position.</w:t>
      </w:r>
    </w:p>
    <w:p w14:paraId="71331124" w14:textId="5578B916" w:rsidR="0008475A" w:rsidRPr="0008475A" w:rsidRDefault="0008475A" w:rsidP="0008475A">
      <w:pPr>
        <w:tabs>
          <w:tab w:val="left" w:pos="2928"/>
        </w:tabs>
        <w:spacing w:before="93" w:line="360" w:lineRule="auto"/>
        <w:ind w:right="7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    </w:t>
      </w:r>
      <w:r w:rsidRPr="0008475A">
        <w:rPr>
          <w:sz w:val="24"/>
          <w:szCs w:val="24"/>
        </w:rPr>
        <w:t>• The output indicator and the stability indicator should turn off.</w:t>
      </w:r>
    </w:p>
    <w:p w14:paraId="6E167529" w14:textId="0C4A4C5F" w:rsidR="0008475A" w:rsidRPr="0008475A" w:rsidRDefault="0008475A" w:rsidP="0008475A">
      <w:pPr>
        <w:tabs>
          <w:tab w:val="left" w:pos="2928"/>
        </w:tabs>
        <w:spacing w:before="93" w:line="360" w:lineRule="auto"/>
        <w:ind w:left="720" w:right="720"/>
        <w:jc w:val="both"/>
        <w:rPr>
          <w:sz w:val="24"/>
          <w:szCs w:val="24"/>
        </w:rPr>
      </w:pPr>
      <w:r w:rsidRPr="0008475A">
        <w:rPr>
          <w:sz w:val="24"/>
          <w:szCs w:val="24"/>
        </w:rPr>
        <w:t>• Depress the TEACH button once. The TEACH indicator (red)</w:t>
      </w:r>
      <w:r>
        <w:rPr>
          <w:sz w:val="24"/>
          <w:szCs w:val="24"/>
        </w:rPr>
        <w:t xml:space="preserve"> </w:t>
      </w:r>
      <w:r w:rsidRPr="0008475A">
        <w:rPr>
          <w:sz w:val="24"/>
          <w:szCs w:val="24"/>
        </w:rPr>
        <w:t>is lit and the built-in buzzer beeps once.</w:t>
      </w:r>
    </w:p>
    <w:p w14:paraId="7E04BE36" w14:textId="6EC96C4A" w:rsidR="0008475A" w:rsidRPr="0008475A" w:rsidRDefault="0008475A" w:rsidP="0008475A">
      <w:pPr>
        <w:tabs>
          <w:tab w:val="left" w:pos="2928"/>
        </w:tabs>
        <w:spacing w:before="93" w:line="360" w:lineRule="auto"/>
        <w:ind w:left="720" w:right="720"/>
        <w:jc w:val="both"/>
        <w:rPr>
          <w:sz w:val="24"/>
          <w:szCs w:val="24"/>
        </w:rPr>
      </w:pPr>
      <w:r w:rsidRPr="0008475A">
        <w:rPr>
          <w:sz w:val="24"/>
          <w:szCs w:val="24"/>
        </w:rPr>
        <w:t>• Remove the Reflective Block and depress the TEACH button</w:t>
      </w:r>
      <w:r>
        <w:rPr>
          <w:sz w:val="24"/>
          <w:szCs w:val="24"/>
        </w:rPr>
        <w:t xml:space="preserve"> </w:t>
      </w:r>
      <w:r w:rsidRPr="0008475A">
        <w:rPr>
          <w:sz w:val="24"/>
          <w:szCs w:val="24"/>
        </w:rPr>
        <w:t>once. If the teaching is correct, the TEACH indicator (red) turns</w:t>
      </w:r>
      <w:r>
        <w:rPr>
          <w:sz w:val="24"/>
          <w:szCs w:val="24"/>
        </w:rPr>
        <w:t xml:space="preserve"> </w:t>
      </w:r>
      <w:r w:rsidRPr="0008475A">
        <w:rPr>
          <w:sz w:val="24"/>
          <w:szCs w:val="24"/>
        </w:rPr>
        <w:t>green and the built-in buzzer beeps once.</w:t>
      </w:r>
    </w:p>
    <w:p w14:paraId="6E8BEFA2" w14:textId="18BC5617" w:rsidR="0008475A" w:rsidRPr="0008475A" w:rsidRDefault="0008475A" w:rsidP="0008475A">
      <w:pPr>
        <w:tabs>
          <w:tab w:val="left" w:pos="2928"/>
        </w:tabs>
        <w:spacing w:before="93" w:line="360" w:lineRule="auto"/>
        <w:ind w:left="720" w:right="720"/>
        <w:jc w:val="both"/>
        <w:rPr>
          <w:sz w:val="24"/>
          <w:szCs w:val="24"/>
        </w:rPr>
      </w:pPr>
      <w:r w:rsidRPr="0008475A">
        <w:rPr>
          <w:sz w:val="24"/>
          <w:szCs w:val="24"/>
        </w:rPr>
        <w:t>• If the teaching is not correct, the TEACH indicator (red) starts</w:t>
      </w:r>
      <w:r>
        <w:rPr>
          <w:sz w:val="24"/>
          <w:szCs w:val="24"/>
        </w:rPr>
        <w:t xml:space="preserve"> </w:t>
      </w:r>
      <w:r w:rsidRPr="0008475A">
        <w:rPr>
          <w:sz w:val="24"/>
          <w:szCs w:val="24"/>
        </w:rPr>
        <w:t>flashing and the built-in buzzer beeps 3 times. Change the</w:t>
      </w:r>
      <w:r>
        <w:rPr>
          <w:sz w:val="24"/>
          <w:szCs w:val="24"/>
        </w:rPr>
        <w:t xml:space="preserve"> </w:t>
      </w:r>
      <w:r w:rsidRPr="0008475A">
        <w:rPr>
          <w:sz w:val="24"/>
          <w:szCs w:val="24"/>
        </w:rPr>
        <w:t xml:space="preserve">position of the target and the detection distance that have </w:t>
      </w:r>
      <w:r w:rsidRPr="0008475A">
        <w:rPr>
          <w:sz w:val="24"/>
          <w:szCs w:val="24"/>
        </w:rPr>
        <w:t>been set</w:t>
      </w:r>
      <w:r w:rsidRPr="0008475A">
        <w:rPr>
          <w:sz w:val="24"/>
          <w:szCs w:val="24"/>
        </w:rPr>
        <w:t xml:space="preserve"> and repeat from the beginning.</w:t>
      </w:r>
    </w:p>
    <w:p w14:paraId="3FA7AA2C" w14:textId="080241B2" w:rsidR="00F033D6" w:rsidRDefault="0008475A" w:rsidP="0008475A">
      <w:pPr>
        <w:tabs>
          <w:tab w:val="left" w:pos="2928"/>
        </w:tabs>
        <w:spacing w:before="93" w:line="360" w:lineRule="auto"/>
        <w:ind w:left="720" w:right="720"/>
        <w:jc w:val="both"/>
        <w:rPr>
          <w:sz w:val="24"/>
          <w:szCs w:val="24"/>
        </w:rPr>
      </w:pPr>
      <w:r w:rsidRPr="0008475A">
        <w:rPr>
          <w:sz w:val="24"/>
          <w:szCs w:val="24"/>
        </w:rPr>
        <w:t xml:space="preserve">• Set the TEACH/RUN selector to RUN to complete the </w:t>
      </w:r>
      <w:r w:rsidRPr="0008475A">
        <w:rPr>
          <w:sz w:val="24"/>
          <w:szCs w:val="24"/>
        </w:rPr>
        <w:t>setting. The</w:t>
      </w:r>
      <w:r w:rsidRPr="0008475A">
        <w:rPr>
          <w:sz w:val="24"/>
          <w:szCs w:val="24"/>
        </w:rPr>
        <w:t xml:space="preserve"> TEACH indicator (green) turns off. Replace the protective</w:t>
      </w:r>
      <w:r>
        <w:rPr>
          <w:sz w:val="24"/>
          <w:szCs w:val="24"/>
        </w:rPr>
        <w:t xml:space="preserve"> </w:t>
      </w:r>
      <w:r w:rsidRPr="0008475A">
        <w:rPr>
          <w:sz w:val="24"/>
          <w:szCs w:val="24"/>
        </w:rPr>
        <w:t>cover and go to step 3.</w:t>
      </w:r>
    </w:p>
    <w:p w14:paraId="599EF6B2" w14:textId="77777777" w:rsidR="00954252" w:rsidRDefault="00954252" w:rsidP="0008475A">
      <w:pPr>
        <w:tabs>
          <w:tab w:val="left" w:pos="2928"/>
        </w:tabs>
        <w:spacing w:before="93" w:line="360" w:lineRule="auto"/>
        <w:ind w:left="720" w:right="720"/>
        <w:jc w:val="both"/>
        <w:rPr>
          <w:sz w:val="24"/>
          <w:szCs w:val="24"/>
        </w:rPr>
      </w:pPr>
    </w:p>
    <w:p w14:paraId="1653EE6C" w14:textId="0C139208" w:rsidR="00954252" w:rsidRPr="00954252" w:rsidRDefault="00954252" w:rsidP="00954252">
      <w:pPr>
        <w:tabs>
          <w:tab w:val="left" w:pos="2928"/>
        </w:tabs>
        <w:spacing w:before="93" w:line="360" w:lineRule="auto"/>
        <w:ind w:left="720" w:right="720"/>
        <w:jc w:val="both"/>
        <w:rPr>
          <w:b/>
          <w:bCs/>
          <w:sz w:val="24"/>
          <w:szCs w:val="24"/>
        </w:rPr>
      </w:pPr>
      <w:r w:rsidRPr="00954252">
        <w:rPr>
          <w:b/>
          <w:bCs/>
          <w:sz w:val="24"/>
          <w:szCs w:val="24"/>
        </w:rPr>
        <w:t>3</w:t>
      </w:r>
      <w:r w:rsidRPr="00954252">
        <w:rPr>
          <w:b/>
          <w:bCs/>
          <w:sz w:val="24"/>
          <w:szCs w:val="24"/>
        </w:rPr>
        <w:t>.b. Photoelectric switch model with digital display</w:t>
      </w:r>
    </w:p>
    <w:p w14:paraId="511B5547" w14:textId="75D049AD" w:rsidR="00954252" w:rsidRPr="00954252" w:rsidRDefault="00954252" w:rsidP="00954252">
      <w:pPr>
        <w:tabs>
          <w:tab w:val="left" w:pos="2928"/>
        </w:tabs>
        <w:spacing w:before="93" w:line="360" w:lineRule="auto"/>
        <w:ind w:left="720" w:right="720"/>
        <w:jc w:val="both"/>
        <w:rPr>
          <w:sz w:val="24"/>
          <w:szCs w:val="24"/>
        </w:rPr>
      </w:pPr>
      <w:r w:rsidRPr="00954252">
        <w:rPr>
          <w:sz w:val="24"/>
          <w:szCs w:val="24"/>
        </w:rPr>
        <w:t>• Set the photoelectric switch detection mode to Light operate by</w:t>
      </w:r>
      <w:r>
        <w:rPr>
          <w:sz w:val="24"/>
          <w:szCs w:val="24"/>
        </w:rPr>
        <w:t xml:space="preserve"> </w:t>
      </w:r>
      <w:r w:rsidRPr="00954252">
        <w:rPr>
          <w:sz w:val="24"/>
          <w:szCs w:val="24"/>
        </w:rPr>
        <w:t>pressing the L/D button so that the L (Light) indicator is lit.</w:t>
      </w:r>
    </w:p>
    <w:p w14:paraId="364160B9" w14:textId="229E14E0" w:rsidR="00954252" w:rsidRPr="00954252" w:rsidRDefault="00954252" w:rsidP="00954252">
      <w:pPr>
        <w:tabs>
          <w:tab w:val="left" w:pos="2928"/>
        </w:tabs>
        <w:spacing w:before="93" w:line="360" w:lineRule="auto"/>
        <w:ind w:left="720" w:right="720"/>
        <w:jc w:val="both"/>
        <w:rPr>
          <w:sz w:val="24"/>
          <w:szCs w:val="24"/>
        </w:rPr>
      </w:pPr>
      <w:r w:rsidRPr="00954252">
        <w:rPr>
          <w:sz w:val="24"/>
          <w:szCs w:val="24"/>
        </w:rPr>
        <w:t>• Depress the TEACH button once. This sets the first detection</w:t>
      </w:r>
      <w:r>
        <w:rPr>
          <w:sz w:val="24"/>
          <w:szCs w:val="24"/>
        </w:rPr>
        <w:t xml:space="preserve"> </w:t>
      </w:r>
      <w:r w:rsidRPr="00954252">
        <w:rPr>
          <w:sz w:val="24"/>
          <w:szCs w:val="24"/>
        </w:rPr>
        <w:t>point (point with a workpiece).</w:t>
      </w:r>
    </w:p>
    <w:p w14:paraId="655971AE" w14:textId="75AC3F56" w:rsidR="00954252" w:rsidRPr="00954252" w:rsidRDefault="00954252" w:rsidP="00954252">
      <w:pPr>
        <w:tabs>
          <w:tab w:val="left" w:pos="2928"/>
        </w:tabs>
        <w:spacing w:before="93" w:line="360" w:lineRule="auto"/>
        <w:ind w:left="720" w:right="720"/>
        <w:jc w:val="both"/>
        <w:rPr>
          <w:sz w:val="24"/>
          <w:szCs w:val="24"/>
        </w:rPr>
      </w:pPr>
      <w:r w:rsidRPr="00954252">
        <w:rPr>
          <w:sz w:val="24"/>
          <w:szCs w:val="24"/>
        </w:rPr>
        <w:t>• Remove the Reflective Block and depress the TEACH button</w:t>
      </w:r>
      <w:r>
        <w:rPr>
          <w:sz w:val="24"/>
          <w:szCs w:val="24"/>
        </w:rPr>
        <w:t xml:space="preserve"> </w:t>
      </w:r>
      <w:r w:rsidRPr="00954252">
        <w:rPr>
          <w:sz w:val="24"/>
          <w:szCs w:val="24"/>
        </w:rPr>
        <w:t>once. This sets the second detection point (point without a</w:t>
      </w:r>
      <w:r>
        <w:rPr>
          <w:sz w:val="24"/>
          <w:szCs w:val="24"/>
        </w:rPr>
        <w:t xml:space="preserve"> </w:t>
      </w:r>
      <w:r w:rsidRPr="00954252">
        <w:rPr>
          <w:sz w:val="24"/>
          <w:szCs w:val="24"/>
        </w:rPr>
        <w:t>workpiece).</w:t>
      </w:r>
    </w:p>
    <w:p w14:paraId="39615626" w14:textId="3EE23B1B" w:rsidR="00954252" w:rsidRPr="00954252" w:rsidRDefault="00954252" w:rsidP="00954252">
      <w:pPr>
        <w:tabs>
          <w:tab w:val="left" w:pos="2928"/>
        </w:tabs>
        <w:spacing w:before="93" w:line="360" w:lineRule="auto"/>
        <w:ind w:left="720" w:right="720"/>
        <w:jc w:val="both"/>
        <w:rPr>
          <w:sz w:val="24"/>
          <w:szCs w:val="24"/>
        </w:rPr>
      </w:pPr>
      <w:r w:rsidRPr="00954252">
        <w:rPr>
          <w:sz w:val="24"/>
          <w:szCs w:val="24"/>
        </w:rPr>
        <w:t>• Verify that the teaching is correct: the output (orange) indicator</w:t>
      </w:r>
      <w:r>
        <w:rPr>
          <w:sz w:val="24"/>
          <w:szCs w:val="24"/>
        </w:rPr>
        <w:t xml:space="preserve"> </w:t>
      </w:r>
      <w:r w:rsidRPr="00954252">
        <w:rPr>
          <w:sz w:val="24"/>
          <w:szCs w:val="24"/>
        </w:rPr>
        <w:t>turns on when the Reflective Block is moved past the sensor,</w:t>
      </w:r>
      <w:r>
        <w:rPr>
          <w:sz w:val="24"/>
          <w:szCs w:val="24"/>
        </w:rPr>
        <w:t xml:space="preserve"> </w:t>
      </w:r>
      <w:r w:rsidRPr="00954252">
        <w:rPr>
          <w:sz w:val="24"/>
          <w:szCs w:val="24"/>
        </w:rPr>
        <w:t>while the output (orange) indicator turns off when the Reflective</w:t>
      </w:r>
      <w:r>
        <w:rPr>
          <w:sz w:val="24"/>
          <w:szCs w:val="24"/>
        </w:rPr>
        <w:t xml:space="preserve"> </w:t>
      </w:r>
      <w:r w:rsidRPr="00954252">
        <w:rPr>
          <w:sz w:val="24"/>
          <w:szCs w:val="24"/>
        </w:rPr>
        <w:t>Block is removed.</w:t>
      </w:r>
    </w:p>
    <w:p w14:paraId="69402DE0" w14:textId="6632D46E" w:rsidR="00954252" w:rsidRPr="0008475A" w:rsidRDefault="00954252" w:rsidP="00954252">
      <w:pPr>
        <w:tabs>
          <w:tab w:val="left" w:pos="2928"/>
        </w:tabs>
        <w:spacing w:before="93" w:line="360" w:lineRule="auto"/>
        <w:ind w:left="720" w:right="720"/>
        <w:jc w:val="both"/>
        <w:rPr>
          <w:sz w:val="24"/>
          <w:szCs w:val="24"/>
        </w:rPr>
      </w:pPr>
      <w:r w:rsidRPr="00954252">
        <w:rPr>
          <w:sz w:val="24"/>
          <w:szCs w:val="24"/>
        </w:rPr>
        <w:t>• Replace the protective cover and go to step 3</w:t>
      </w:r>
    </w:p>
    <w:p w14:paraId="068CA846" w14:textId="77777777" w:rsidR="00605B56" w:rsidRDefault="00605B56" w:rsidP="00954252">
      <w:pPr>
        <w:tabs>
          <w:tab w:val="left" w:pos="2928"/>
        </w:tabs>
        <w:spacing w:line="360" w:lineRule="auto"/>
        <w:ind w:right="720"/>
        <w:rPr>
          <w:b/>
          <w:bCs/>
          <w:sz w:val="24"/>
          <w:szCs w:val="24"/>
        </w:rPr>
      </w:pPr>
    </w:p>
    <w:p w14:paraId="1D2EC86E" w14:textId="70A50A65" w:rsidR="00B267E3" w:rsidRDefault="00B267E3" w:rsidP="004E195A">
      <w:pPr>
        <w:tabs>
          <w:tab w:val="left" w:pos="2928"/>
        </w:tabs>
        <w:spacing w:line="360" w:lineRule="auto"/>
        <w:ind w:left="720" w:right="720"/>
        <w:rPr>
          <w:b/>
          <w:bCs/>
          <w:sz w:val="24"/>
          <w:szCs w:val="24"/>
        </w:rPr>
      </w:pPr>
      <w:r w:rsidRPr="00B267E3">
        <w:rPr>
          <w:b/>
          <w:bCs/>
          <w:sz w:val="24"/>
          <w:szCs w:val="24"/>
        </w:rPr>
        <w:t>Characteristics</w:t>
      </w:r>
    </w:p>
    <w:p w14:paraId="56BF9AA3" w14:textId="77777777" w:rsidR="00B267E3" w:rsidRPr="00B267E3" w:rsidRDefault="00B267E3" w:rsidP="004E195A">
      <w:pPr>
        <w:tabs>
          <w:tab w:val="left" w:pos="2928"/>
        </w:tabs>
        <w:spacing w:line="360" w:lineRule="auto"/>
        <w:ind w:left="720" w:right="720"/>
        <w:rPr>
          <w:b/>
          <w:bCs/>
          <w:sz w:val="24"/>
          <w:szCs w:val="24"/>
        </w:rPr>
      </w:pPr>
    </w:p>
    <w:p w14:paraId="0A258745" w14:textId="29FA0373" w:rsidR="00921696" w:rsidRDefault="00954252" w:rsidP="00954252">
      <w:pPr>
        <w:tabs>
          <w:tab w:val="left" w:pos="2928"/>
        </w:tabs>
        <w:spacing w:line="360" w:lineRule="auto"/>
        <w:ind w:left="720" w:right="720"/>
        <w:jc w:val="both"/>
        <w:rPr>
          <w:sz w:val="24"/>
          <w:szCs w:val="24"/>
        </w:rPr>
      </w:pPr>
      <w:r w:rsidRPr="00954252">
        <w:rPr>
          <w:sz w:val="24"/>
          <w:szCs w:val="24"/>
        </w:rPr>
        <w:t xml:space="preserve"> Test the ability of the Fiber-Optic Photoelectric Switch to detect the various</w:t>
      </w:r>
      <w:r>
        <w:rPr>
          <w:sz w:val="24"/>
          <w:szCs w:val="24"/>
        </w:rPr>
        <w:t xml:space="preserve"> </w:t>
      </w:r>
      <w:r w:rsidRPr="00954252">
        <w:rPr>
          <w:sz w:val="24"/>
          <w:szCs w:val="24"/>
        </w:rPr>
        <w:t>surfaces of the Reflective Block.</w:t>
      </w:r>
      <w:r>
        <w:rPr>
          <w:sz w:val="24"/>
          <w:szCs w:val="24"/>
        </w:rPr>
        <w:t xml:space="preserve"> </w:t>
      </w:r>
      <w:r w:rsidRPr="00954252">
        <w:rPr>
          <w:sz w:val="24"/>
          <w:szCs w:val="24"/>
        </w:rPr>
        <w:t>Leave the photoelectric switch detection mode set to Light operate.</w:t>
      </w:r>
      <w:r>
        <w:rPr>
          <w:sz w:val="24"/>
          <w:szCs w:val="24"/>
        </w:rPr>
        <w:t xml:space="preserve"> </w:t>
      </w:r>
      <w:r w:rsidRPr="00954252">
        <w:rPr>
          <w:sz w:val="24"/>
          <w:szCs w:val="24"/>
        </w:rPr>
        <w:t>Position the photoelectric switch and the Reflective Block as shown in</w:t>
      </w:r>
      <w:r>
        <w:rPr>
          <w:sz w:val="24"/>
          <w:szCs w:val="24"/>
        </w:rPr>
        <w:t xml:space="preserve"> </w:t>
      </w:r>
      <w:r w:rsidRPr="00954252">
        <w:rPr>
          <w:sz w:val="24"/>
          <w:szCs w:val="24"/>
        </w:rPr>
        <w:t xml:space="preserve">Figure </w:t>
      </w:r>
      <w:r w:rsidR="0097733A">
        <w:rPr>
          <w:sz w:val="24"/>
          <w:szCs w:val="24"/>
        </w:rPr>
        <w:t>8</w:t>
      </w:r>
      <w:r w:rsidRPr="00954252">
        <w:rPr>
          <w:sz w:val="24"/>
          <w:szCs w:val="24"/>
        </w:rPr>
        <w:t>-5 and determine which surfaces are detected by the sensor. Not</w:t>
      </w:r>
      <w:r>
        <w:rPr>
          <w:sz w:val="24"/>
          <w:szCs w:val="24"/>
        </w:rPr>
        <w:t xml:space="preserve">e </w:t>
      </w:r>
      <w:r w:rsidRPr="00954252">
        <w:rPr>
          <w:sz w:val="24"/>
          <w:szCs w:val="24"/>
        </w:rPr>
        <w:t xml:space="preserve">your observations in Table </w:t>
      </w:r>
      <w:r w:rsidR="0097733A">
        <w:rPr>
          <w:sz w:val="24"/>
          <w:szCs w:val="24"/>
        </w:rPr>
        <w:t>8</w:t>
      </w:r>
      <w:r w:rsidRPr="00954252">
        <w:rPr>
          <w:sz w:val="24"/>
          <w:szCs w:val="24"/>
        </w:rPr>
        <w:t>-2.</w:t>
      </w:r>
    </w:p>
    <w:p w14:paraId="4385C283" w14:textId="77777777" w:rsidR="00921696" w:rsidRDefault="00921696" w:rsidP="00B267E3">
      <w:pPr>
        <w:tabs>
          <w:tab w:val="left" w:pos="2928"/>
        </w:tabs>
        <w:spacing w:line="360" w:lineRule="auto"/>
        <w:ind w:left="720" w:right="720"/>
        <w:rPr>
          <w:sz w:val="24"/>
          <w:szCs w:val="24"/>
        </w:rPr>
      </w:pPr>
    </w:p>
    <w:p w14:paraId="4B1D869D" w14:textId="77777777" w:rsidR="00921696" w:rsidRDefault="00921696" w:rsidP="00B267E3">
      <w:pPr>
        <w:tabs>
          <w:tab w:val="left" w:pos="2928"/>
        </w:tabs>
        <w:spacing w:line="360" w:lineRule="auto"/>
        <w:ind w:left="720" w:right="720"/>
        <w:rPr>
          <w:sz w:val="24"/>
          <w:szCs w:val="24"/>
        </w:rPr>
      </w:pPr>
    </w:p>
    <w:p w14:paraId="1FA46353" w14:textId="77777777" w:rsidR="00921696" w:rsidRDefault="00921696" w:rsidP="00B267E3">
      <w:pPr>
        <w:tabs>
          <w:tab w:val="left" w:pos="2928"/>
        </w:tabs>
        <w:spacing w:line="360" w:lineRule="auto"/>
        <w:ind w:left="720" w:right="720"/>
        <w:rPr>
          <w:sz w:val="24"/>
          <w:szCs w:val="24"/>
        </w:rPr>
      </w:pPr>
    </w:p>
    <w:p w14:paraId="404B280A" w14:textId="77777777" w:rsidR="00921696" w:rsidRDefault="00921696" w:rsidP="00B267E3">
      <w:pPr>
        <w:tabs>
          <w:tab w:val="left" w:pos="2928"/>
        </w:tabs>
        <w:spacing w:line="360" w:lineRule="auto"/>
        <w:ind w:left="720" w:right="720"/>
        <w:rPr>
          <w:sz w:val="24"/>
          <w:szCs w:val="24"/>
        </w:rPr>
      </w:pPr>
    </w:p>
    <w:p w14:paraId="614C2E20" w14:textId="77777777" w:rsidR="00921696" w:rsidRDefault="00921696" w:rsidP="00B267E3">
      <w:pPr>
        <w:tabs>
          <w:tab w:val="left" w:pos="2928"/>
        </w:tabs>
        <w:spacing w:line="360" w:lineRule="auto"/>
        <w:ind w:left="720" w:right="720"/>
        <w:rPr>
          <w:sz w:val="24"/>
          <w:szCs w:val="24"/>
        </w:rPr>
      </w:pPr>
    </w:p>
    <w:tbl>
      <w:tblPr>
        <w:tblStyle w:val="TableGrid"/>
        <w:tblW w:w="10542" w:type="dxa"/>
        <w:tblInd w:w="720" w:type="dxa"/>
        <w:tblLook w:val="04A0" w:firstRow="1" w:lastRow="0" w:firstColumn="1" w:lastColumn="0" w:noHBand="0" w:noVBand="1"/>
      </w:tblPr>
      <w:tblGrid>
        <w:gridCol w:w="2521"/>
        <w:gridCol w:w="1979"/>
        <w:gridCol w:w="1979"/>
        <w:gridCol w:w="2084"/>
        <w:gridCol w:w="1979"/>
      </w:tblGrid>
      <w:tr w:rsidR="0028139E" w14:paraId="08F99A6D" w14:textId="77777777" w:rsidTr="00ED07BC">
        <w:tc>
          <w:tcPr>
            <w:tcW w:w="2521" w:type="dxa"/>
            <w:vMerge w:val="restart"/>
          </w:tcPr>
          <w:p w14:paraId="08822447" w14:textId="77777777" w:rsidR="0028139E" w:rsidRDefault="0028139E" w:rsidP="0028139E">
            <w:pPr>
              <w:tabs>
                <w:tab w:val="left" w:pos="2928"/>
              </w:tabs>
              <w:spacing w:line="360" w:lineRule="auto"/>
              <w:ind w:right="720"/>
              <w:rPr>
                <w:b/>
                <w:bCs/>
                <w:sz w:val="24"/>
                <w:szCs w:val="24"/>
              </w:rPr>
            </w:pPr>
          </w:p>
          <w:p w14:paraId="74633AE7" w14:textId="5A40F19E" w:rsidR="0028139E" w:rsidRPr="005D54E4" w:rsidRDefault="0028139E" w:rsidP="0028139E">
            <w:pPr>
              <w:tabs>
                <w:tab w:val="left" w:pos="2928"/>
              </w:tabs>
              <w:spacing w:line="360" w:lineRule="auto"/>
              <w:ind w:right="720"/>
              <w:rPr>
                <w:b/>
                <w:bCs/>
                <w:sz w:val="24"/>
                <w:szCs w:val="24"/>
              </w:rPr>
            </w:pPr>
            <w:r w:rsidRPr="005D54E4">
              <w:rPr>
                <w:b/>
                <w:bCs/>
                <w:sz w:val="24"/>
                <w:szCs w:val="24"/>
              </w:rPr>
              <w:t>Surface</w:t>
            </w:r>
            <w:r>
              <w:rPr>
                <w:b/>
                <w:bCs/>
                <w:sz w:val="24"/>
                <w:szCs w:val="24"/>
              </w:rPr>
              <w:t>s</w:t>
            </w:r>
          </w:p>
        </w:tc>
        <w:tc>
          <w:tcPr>
            <w:tcW w:w="3958" w:type="dxa"/>
            <w:gridSpan w:val="2"/>
          </w:tcPr>
          <w:p w14:paraId="728A3540" w14:textId="7DF446CD" w:rsidR="0028139E" w:rsidRPr="005D54E4" w:rsidRDefault="0028139E" w:rsidP="0028139E">
            <w:pPr>
              <w:tabs>
                <w:tab w:val="left" w:pos="2928"/>
              </w:tabs>
              <w:spacing w:line="360" w:lineRule="auto"/>
              <w:ind w:right="72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LO (light Operate)</w:t>
            </w:r>
          </w:p>
        </w:tc>
        <w:tc>
          <w:tcPr>
            <w:tcW w:w="4063" w:type="dxa"/>
            <w:gridSpan w:val="2"/>
          </w:tcPr>
          <w:p w14:paraId="4DA9DFC0" w14:textId="0011F431" w:rsidR="0028139E" w:rsidRPr="005D54E4" w:rsidRDefault="0028139E" w:rsidP="0028139E">
            <w:pPr>
              <w:tabs>
                <w:tab w:val="left" w:pos="2928"/>
              </w:tabs>
              <w:spacing w:line="360" w:lineRule="auto"/>
              <w:ind w:right="72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DO (Dark Operate)</w:t>
            </w:r>
          </w:p>
        </w:tc>
      </w:tr>
      <w:tr w:rsidR="0028139E" w14:paraId="53F945B7" w14:textId="5451BA18" w:rsidTr="0028139E">
        <w:tc>
          <w:tcPr>
            <w:tcW w:w="2521" w:type="dxa"/>
            <w:vMerge/>
          </w:tcPr>
          <w:p w14:paraId="3E524A04" w14:textId="2E828027" w:rsidR="0028139E" w:rsidRPr="005D54E4" w:rsidRDefault="0028139E" w:rsidP="0028139E">
            <w:pPr>
              <w:tabs>
                <w:tab w:val="left" w:pos="2928"/>
              </w:tabs>
              <w:spacing w:line="360" w:lineRule="auto"/>
              <w:ind w:right="72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979" w:type="dxa"/>
          </w:tcPr>
          <w:p w14:paraId="48A43B9C" w14:textId="77777777" w:rsidR="0028139E" w:rsidRDefault="0028139E" w:rsidP="0028139E">
            <w:pPr>
              <w:tabs>
                <w:tab w:val="left" w:pos="2928"/>
              </w:tabs>
              <w:spacing w:line="360" w:lineRule="auto"/>
              <w:ind w:right="720"/>
              <w:rPr>
                <w:b/>
                <w:bCs/>
                <w:sz w:val="24"/>
                <w:szCs w:val="24"/>
              </w:rPr>
            </w:pPr>
            <w:r w:rsidRPr="005D54E4">
              <w:rPr>
                <w:b/>
                <w:bCs/>
                <w:sz w:val="24"/>
                <w:szCs w:val="24"/>
              </w:rPr>
              <w:t>Detected</w:t>
            </w:r>
          </w:p>
          <w:p w14:paraId="75EE439B" w14:textId="7150ED15" w:rsidR="0028139E" w:rsidRPr="00954252" w:rsidRDefault="0028139E" w:rsidP="0028139E">
            <w:pPr>
              <w:ind w:firstLine="720"/>
              <w:rPr>
                <w:sz w:val="24"/>
                <w:szCs w:val="24"/>
              </w:rPr>
            </w:pPr>
          </w:p>
        </w:tc>
        <w:tc>
          <w:tcPr>
            <w:tcW w:w="1979" w:type="dxa"/>
          </w:tcPr>
          <w:p w14:paraId="50A48E70" w14:textId="16C23112" w:rsidR="0028139E" w:rsidRPr="005D54E4" w:rsidRDefault="0028139E" w:rsidP="0028139E">
            <w:pPr>
              <w:tabs>
                <w:tab w:val="left" w:pos="2928"/>
              </w:tabs>
              <w:spacing w:line="360" w:lineRule="auto"/>
              <w:ind w:right="720"/>
              <w:rPr>
                <w:b/>
                <w:bCs/>
                <w:sz w:val="24"/>
                <w:szCs w:val="24"/>
              </w:rPr>
            </w:pPr>
            <w:r w:rsidRPr="005D54E4">
              <w:rPr>
                <w:b/>
                <w:bCs/>
                <w:sz w:val="24"/>
                <w:szCs w:val="24"/>
              </w:rPr>
              <w:t>Not Detected</w:t>
            </w:r>
          </w:p>
        </w:tc>
        <w:tc>
          <w:tcPr>
            <w:tcW w:w="2084" w:type="dxa"/>
          </w:tcPr>
          <w:p w14:paraId="146D6C3B" w14:textId="77777777" w:rsidR="0028139E" w:rsidRDefault="0028139E" w:rsidP="0028139E">
            <w:pPr>
              <w:tabs>
                <w:tab w:val="left" w:pos="2928"/>
              </w:tabs>
              <w:spacing w:line="360" w:lineRule="auto"/>
              <w:ind w:right="720"/>
              <w:rPr>
                <w:b/>
                <w:bCs/>
                <w:sz w:val="24"/>
                <w:szCs w:val="24"/>
              </w:rPr>
            </w:pPr>
            <w:r w:rsidRPr="005D54E4">
              <w:rPr>
                <w:b/>
                <w:bCs/>
                <w:sz w:val="24"/>
                <w:szCs w:val="24"/>
              </w:rPr>
              <w:t>Detected</w:t>
            </w:r>
          </w:p>
          <w:p w14:paraId="380425E3" w14:textId="77777777" w:rsidR="0028139E" w:rsidRPr="005D54E4" w:rsidRDefault="0028139E" w:rsidP="0028139E">
            <w:pPr>
              <w:tabs>
                <w:tab w:val="left" w:pos="2928"/>
              </w:tabs>
              <w:spacing w:line="360" w:lineRule="auto"/>
              <w:ind w:right="720"/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979" w:type="dxa"/>
          </w:tcPr>
          <w:p w14:paraId="5E5CFB1E" w14:textId="558BB8B2" w:rsidR="0028139E" w:rsidRPr="005D54E4" w:rsidRDefault="0028139E" w:rsidP="0028139E">
            <w:pPr>
              <w:tabs>
                <w:tab w:val="left" w:pos="2928"/>
              </w:tabs>
              <w:spacing w:line="360" w:lineRule="auto"/>
              <w:ind w:right="720"/>
              <w:rPr>
                <w:b/>
                <w:bCs/>
                <w:sz w:val="24"/>
                <w:szCs w:val="24"/>
              </w:rPr>
            </w:pPr>
            <w:r w:rsidRPr="005D54E4">
              <w:rPr>
                <w:b/>
                <w:bCs/>
                <w:sz w:val="24"/>
                <w:szCs w:val="24"/>
              </w:rPr>
              <w:t>Not Detected</w:t>
            </w:r>
          </w:p>
        </w:tc>
      </w:tr>
      <w:tr w:rsidR="0028139E" w14:paraId="7F7DD6DA" w14:textId="2FDB90D9" w:rsidTr="0028139E">
        <w:tc>
          <w:tcPr>
            <w:tcW w:w="2521" w:type="dxa"/>
          </w:tcPr>
          <w:p w14:paraId="1CF44DF5" w14:textId="2A73783E" w:rsidR="0028139E" w:rsidRPr="005D54E4" w:rsidRDefault="0028139E" w:rsidP="0028139E">
            <w:pPr>
              <w:tabs>
                <w:tab w:val="left" w:pos="2928"/>
              </w:tabs>
              <w:spacing w:line="360" w:lineRule="auto"/>
              <w:ind w:right="720"/>
            </w:pPr>
            <w:r>
              <w:t>Black Plastic Surface</w:t>
            </w:r>
          </w:p>
        </w:tc>
        <w:tc>
          <w:tcPr>
            <w:tcW w:w="1979" w:type="dxa"/>
          </w:tcPr>
          <w:p w14:paraId="635F66A0" w14:textId="77777777" w:rsidR="0028139E" w:rsidRDefault="0028139E" w:rsidP="0028139E">
            <w:pPr>
              <w:tabs>
                <w:tab w:val="left" w:pos="2928"/>
              </w:tabs>
              <w:spacing w:line="360" w:lineRule="auto"/>
              <w:ind w:right="720"/>
              <w:rPr>
                <w:sz w:val="24"/>
                <w:szCs w:val="24"/>
              </w:rPr>
            </w:pPr>
          </w:p>
        </w:tc>
        <w:tc>
          <w:tcPr>
            <w:tcW w:w="1979" w:type="dxa"/>
          </w:tcPr>
          <w:p w14:paraId="5DF0F1EC" w14:textId="77777777" w:rsidR="0028139E" w:rsidRDefault="0028139E" w:rsidP="0028139E">
            <w:pPr>
              <w:tabs>
                <w:tab w:val="left" w:pos="2928"/>
              </w:tabs>
              <w:spacing w:line="360" w:lineRule="auto"/>
              <w:ind w:right="720"/>
              <w:rPr>
                <w:sz w:val="24"/>
                <w:szCs w:val="24"/>
              </w:rPr>
            </w:pPr>
          </w:p>
        </w:tc>
        <w:tc>
          <w:tcPr>
            <w:tcW w:w="2084" w:type="dxa"/>
          </w:tcPr>
          <w:p w14:paraId="5BAF3754" w14:textId="77777777" w:rsidR="0028139E" w:rsidRDefault="0028139E" w:rsidP="0028139E">
            <w:pPr>
              <w:tabs>
                <w:tab w:val="left" w:pos="2928"/>
              </w:tabs>
              <w:spacing w:line="360" w:lineRule="auto"/>
              <w:ind w:right="720"/>
              <w:rPr>
                <w:sz w:val="24"/>
                <w:szCs w:val="24"/>
              </w:rPr>
            </w:pPr>
          </w:p>
        </w:tc>
        <w:tc>
          <w:tcPr>
            <w:tcW w:w="1979" w:type="dxa"/>
          </w:tcPr>
          <w:p w14:paraId="15508FF4" w14:textId="77777777" w:rsidR="0028139E" w:rsidRDefault="0028139E" w:rsidP="0028139E">
            <w:pPr>
              <w:tabs>
                <w:tab w:val="left" w:pos="2928"/>
              </w:tabs>
              <w:spacing w:line="360" w:lineRule="auto"/>
              <w:ind w:right="720"/>
              <w:rPr>
                <w:sz w:val="24"/>
                <w:szCs w:val="24"/>
              </w:rPr>
            </w:pPr>
          </w:p>
        </w:tc>
      </w:tr>
      <w:tr w:rsidR="0028139E" w14:paraId="21D309AE" w14:textId="08C291D4" w:rsidTr="0028139E">
        <w:tc>
          <w:tcPr>
            <w:tcW w:w="2521" w:type="dxa"/>
          </w:tcPr>
          <w:p w14:paraId="19A86D85" w14:textId="364D9207" w:rsidR="0028139E" w:rsidRDefault="0028139E" w:rsidP="0028139E">
            <w:pPr>
              <w:tabs>
                <w:tab w:val="left" w:pos="2928"/>
              </w:tabs>
              <w:spacing w:line="360" w:lineRule="auto"/>
              <w:ind w:right="7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White Plastic Surface</w:t>
            </w:r>
          </w:p>
        </w:tc>
        <w:tc>
          <w:tcPr>
            <w:tcW w:w="1979" w:type="dxa"/>
          </w:tcPr>
          <w:p w14:paraId="6D7E58C3" w14:textId="77777777" w:rsidR="0028139E" w:rsidRDefault="0028139E" w:rsidP="0028139E">
            <w:pPr>
              <w:tabs>
                <w:tab w:val="left" w:pos="2928"/>
              </w:tabs>
              <w:spacing w:line="360" w:lineRule="auto"/>
              <w:ind w:right="720"/>
              <w:rPr>
                <w:sz w:val="24"/>
                <w:szCs w:val="24"/>
              </w:rPr>
            </w:pPr>
          </w:p>
        </w:tc>
        <w:tc>
          <w:tcPr>
            <w:tcW w:w="1979" w:type="dxa"/>
          </w:tcPr>
          <w:p w14:paraId="23201BB1" w14:textId="77777777" w:rsidR="0028139E" w:rsidRDefault="0028139E" w:rsidP="0028139E">
            <w:pPr>
              <w:tabs>
                <w:tab w:val="left" w:pos="2928"/>
              </w:tabs>
              <w:spacing w:line="360" w:lineRule="auto"/>
              <w:ind w:right="720"/>
              <w:rPr>
                <w:sz w:val="24"/>
                <w:szCs w:val="24"/>
              </w:rPr>
            </w:pPr>
          </w:p>
        </w:tc>
        <w:tc>
          <w:tcPr>
            <w:tcW w:w="2084" w:type="dxa"/>
          </w:tcPr>
          <w:p w14:paraId="44D049E8" w14:textId="77777777" w:rsidR="0028139E" w:rsidRDefault="0028139E" w:rsidP="0028139E">
            <w:pPr>
              <w:tabs>
                <w:tab w:val="left" w:pos="2928"/>
              </w:tabs>
              <w:spacing w:line="360" w:lineRule="auto"/>
              <w:ind w:right="720"/>
              <w:rPr>
                <w:sz w:val="24"/>
                <w:szCs w:val="24"/>
              </w:rPr>
            </w:pPr>
          </w:p>
        </w:tc>
        <w:tc>
          <w:tcPr>
            <w:tcW w:w="1979" w:type="dxa"/>
          </w:tcPr>
          <w:p w14:paraId="2B612FD5" w14:textId="77777777" w:rsidR="0028139E" w:rsidRDefault="0028139E" w:rsidP="0028139E">
            <w:pPr>
              <w:tabs>
                <w:tab w:val="left" w:pos="2928"/>
              </w:tabs>
              <w:spacing w:line="360" w:lineRule="auto"/>
              <w:ind w:right="720"/>
              <w:rPr>
                <w:sz w:val="24"/>
                <w:szCs w:val="24"/>
              </w:rPr>
            </w:pPr>
          </w:p>
        </w:tc>
      </w:tr>
      <w:tr w:rsidR="0028139E" w14:paraId="1A10A298" w14:textId="2A5AA30B" w:rsidTr="0028139E">
        <w:tc>
          <w:tcPr>
            <w:tcW w:w="2521" w:type="dxa"/>
          </w:tcPr>
          <w:p w14:paraId="38270A6A" w14:textId="392DAE8F" w:rsidR="0028139E" w:rsidRDefault="0028139E" w:rsidP="0028139E">
            <w:pPr>
              <w:tabs>
                <w:tab w:val="left" w:pos="2928"/>
              </w:tabs>
              <w:spacing w:line="360" w:lineRule="auto"/>
              <w:ind w:right="7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Matte Black Metallic Surface</w:t>
            </w:r>
          </w:p>
        </w:tc>
        <w:tc>
          <w:tcPr>
            <w:tcW w:w="1979" w:type="dxa"/>
          </w:tcPr>
          <w:p w14:paraId="4CC752CF" w14:textId="77777777" w:rsidR="0028139E" w:rsidRDefault="0028139E" w:rsidP="0028139E">
            <w:pPr>
              <w:tabs>
                <w:tab w:val="left" w:pos="2928"/>
              </w:tabs>
              <w:spacing w:line="360" w:lineRule="auto"/>
              <w:ind w:right="720"/>
              <w:rPr>
                <w:sz w:val="24"/>
                <w:szCs w:val="24"/>
              </w:rPr>
            </w:pPr>
          </w:p>
        </w:tc>
        <w:tc>
          <w:tcPr>
            <w:tcW w:w="1979" w:type="dxa"/>
          </w:tcPr>
          <w:p w14:paraId="15C0A1EC" w14:textId="77777777" w:rsidR="0028139E" w:rsidRDefault="0028139E" w:rsidP="0028139E">
            <w:pPr>
              <w:tabs>
                <w:tab w:val="left" w:pos="2928"/>
              </w:tabs>
              <w:spacing w:line="360" w:lineRule="auto"/>
              <w:ind w:right="720"/>
              <w:rPr>
                <w:sz w:val="24"/>
                <w:szCs w:val="24"/>
              </w:rPr>
            </w:pPr>
          </w:p>
        </w:tc>
        <w:tc>
          <w:tcPr>
            <w:tcW w:w="2084" w:type="dxa"/>
          </w:tcPr>
          <w:p w14:paraId="60A60953" w14:textId="77777777" w:rsidR="0028139E" w:rsidRDefault="0028139E" w:rsidP="0028139E">
            <w:pPr>
              <w:tabs>
                <w:tab w:val="left" w:pos="2928"/>
              </w:tabs>
              <w:spacing w:line="360" w:lineRule="auto"/>
              <w:ind w:right="720"/>
              <w:rPr>
                <w:sz w:val="24"/>
                <w:szCs w:val="24"/>
              </w:rPr>
            </w:pPr>
          </w:p>
        </w:tc>
        <w:tc>
          <w:tcPr>
            <w:tcW w:w="1979" w:type="dxa"/>
          </w:tcPr>
          <w:p w14:paraId="722DB5A2" w14:textId="77777777" w:rsidR="0028139E" w:rsidRDefault="0028139E" w:rsidP="0028139E">
            <w:pPr>
              <w:tabs>
                <w:tab w:val="left" w:pos="2928"/>
              </w:tabs>
              <w:spacing w:line="360" w:lineRule="auto"/>
              <w:ind w:right="720"/>
              <w:rPr>
                <w:sz w:val="24"/>
                <w:szCs w:val="24"/>
              </w:rPr>
            </w:pPr>
          </w:p>
        </w:tc>
      </w:tr>
      <w:tr w:rsidR="0028139E" w14:paraId="0DB4F727" w14:textId="4D8BBA47" w:rsidTr="0028139E">
        <w:tc>
          <w:tcPr>
            <w:tcW w:w="2521" w:type="dxa"/>
          </w:tcPr>
          <w:p w14:paraId="0B3A5C1E" w14:textId="0117E587" w:rsidR="0028139E" w:rsidRDefault="0028139E" w:rsidP="0028139E">
            <w:pPr>
              <w:tabs>
                <w:tab w:val="left" w:pos="2928"/>
              </w:tabs>
              <w:spacing w:line="360" w:lineRule="auto"/>
              <w:ind w:right="7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Shiny Metallic Surface</w:t>
            </w:r>
          </w:p>
        </w:tc>
        <w:tc>
          <w:tcPr>
            <w:tcW w:w="1979" w:type="dxa"/>
          </w:tcPr>
          <w:p w14:paraId="58EC9588" w14:textId="77777777" w:rsidR="0028139E" w:rsidRDefault="0028139E" w:rsidP="0028139E">
            <w:pPr>
              <w:tabs>
                <w:tab w:val="left" w:pos="2928"/>
              </w:tabs>
              <w:spacing w:line="360" w:lineRule="auto"/>
              <w:ind w:right="720"/>
              <w:rPr>
                <w:sz w:val="24"/>
                <w:szCs w:val="24"/>
              </w:rPr>
            </w:pPr>
          </w:p>
        </w:tc>
        <w:tc>
          <w:tcPr>
            <w:tcW w:w="1979" w:type="dxa"/>
          </w:tcPr>
          <w:p w14:paraId="073169D0" w14:textId="77777777" w:rsidR="0028139E" w:rsidRDefault="0028139E" w:rsidP="0028139E">
            <w:pPr>
              <w:tabs>
                <w:tab w:val="left" w:pos="2928"/>
              </w:tabs>
              <w:spacing w:line="360" w:lineRule="auto"/>
              <w:ind w:right="720"/>
              <w:rPr>
                <w:sz w:val="24"/>
                <w:szCs w:val="24"/>
              </w:rPr>
            </w:pPr>
          </w:p>
        </w:tc>
        <w:tc>
          <w:tcPr>
            <w:tcW w:w="2084" w:type="dxa"/>
          </w:tcPr>
          <w:p w14:paraId="523C9D7E" w14:textId="77777777" w:rsidR="0028139E" w:rsidRDefault="0028139E" w:rsidP="0028139E">
            <w:pPr>
              <w:tabs>
                <w:tab w:val="left" w:pos="2928"/>
              </w:tabs>
              <w:spacing w:line="360" w:lineRule="auto"/>
              <w:ind w:right="720"/>
              <w:rPr>
                <w:sz w:val="24"/>
                <w:szCs w:val="24"/>
              </w:rPr>
            </w:pPr>
          </w:p>
        </w:tc>
        <w:tc>
          <w:tcPr>
            <w:tcW w:w="1979" w:type="dxa"/>
          </w:tcPr>
          <w:p w14:paraId="04760B71" w14:textId="77777777" w:rsidR="0028139E" w:rsidRDefault="0028139E" w:rsidP="0028139E">
            <w:pPr>
              <w:tabs>
                <w:tab w:val="left" w:pos="2928"/>
              </w:tabs>
              <w:spacing w:line="360" w:lineRule="auto"/>
              <w:ind w:right="720"/>
              <w:rPr>
                <w:sz w:val="24"/>
                <w:szCs w:val="24"/>
              </w:rPr>
            </w:pPr>
          </w:p>
        </w:tc>
      </w:tr>
      <w:tr w:rsidR="0028139E" w14:paraId="27EECD44" w14:textId="6A868E68" w:rsidTr="0028139E">
        <w:tc>
          <w:tcPr>
            <w:tcW w:w="2521" w:type="dxa"/>
          </w:tcPr>
          <w:p w14:paraId="727A5B8C" w14:textId="336C0927" w:rsidR="0028139E" w:rsidRDefault="0028139E" w:rsidP="0028139E">
            <w:pPr>
              <w:tabs>
                <w:tab w:val="left" w:pos="2928"/>
              </w:tabs>
              <w:spacing w:line="360" w:lineRule="auto"/>
              <w:ind w:right="7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Retroreflective Surface</w:t>
            </w:r>
          </w:p>
        </w:tc>
        <w:tc>
          <w:tcPr>
            <w:tcW w:w="1979" w:type="dxa"/>
          </w:tcPr>
          <w:p w14:paraId="5B16F588" w14:textId="77777777" w:rsidR="0028139E" w:rsidRDefault="0028139E" w:rsidP="0028139E">
            <w:pPr>
              <w:tabs>
                <w:tab w:val="left" w:pos="2928"/>
              </w:tabs>
              <w:spacing w:line="360" w:lineRule="auto"/>
              <w:ind w:right="720"/>
              <w:rPr>
                <w:sz w:val="24"/>
                <w:szCs w:val="24"/>
              </w:rPr>
            </w:pPr>
          </w:p>
        </w:tc>
        <w:tc>
          <w:tcPr>
            <w:tcW w:w="1979" w:type="dxa"/>
          </w:tcPr>
          <w:p w14:paraId="1AD63CFF" w14:textId="77777777" w:rsidR="0028139E" w:rsidRDefault="0028139E" w:rsidP="0028139E">
            <w:pPr>
              <w:tabs>
                <w:tab w:val="left" w:pos="2928"/>
              </w:tabs>
              <w:spacing w:line="360" w:lineRule="auto"/>
              <w:ind w:right="720"/>
              <w:rPr>
                <w:sz w:val="24"/>
                <w:szCs w:val="24"/>
              </w:rPr>
            </w:pPr>
          </w:p>
        </w:tc>
        <w:tc>
          <w:tcPr>
            <w:tcW w:w="2084" w:type="dxa"/>
          </w:tcPr>
          <w:p w14:paraId="5AA3BB38" w14:textId="77777777" w:rsidR="0028139E" w:rsidRDefault="0028139E" w:rsidP="0028139E">
            <w:pPr>
              <w:tabs>
                <w:tab w:val="left" w:pos="2928"/>
              </w:tabs>
              <w:spacing w:line="360" w:lineRule="auto"/>
              <w:ind w:right="720"/>
              <w:rPr>
                <w:sz w:val="24"/>
                <w:szCs w:val="24"/>
              </w:rPr>
            </w:pPr>
          </w:p>
        </w:tc>
        <w:tc>
          <w:tcPr>
            <w:tcW w:w="1979" w:type="dxa"/>
          </w:tcPr>
          <w:p w14:paraId="4712234B" w14:textId="77777777" w:rsidR="0028139E" w:rsidRDefault="0028139E" w:rsidP="0028139E">
            <w:pPr>
              <w:tabs>
                <w:tab w:val="left" w:pos="2928"/>
              </w:tabs>
              <w:spacing w:line="360" w:lineRule="auto"/>
              <w:ind w:right="720"/>
              <w:rPr>
                <w:sz w:val="24"/>
                <w:szCs w:val="24"/>
              </w:rPr>
            </w:pPr>
          </w:p>
        </w:tc>
      </w:tr>
    </w:tbl>
    <w:p w14:paraId="044A225C" w14:textId="77777777" w:rsidR="00AE2A98" w:rsidRDefault="00AE2A98" w:rsidP="00761586">
      <w:pPr>
        <w:tabs>
          <w:tab w:val="left" w:pos="2928"/>
        </w:tabs>
        <w:spacing w:line="360" w:lineRule="auto"/>
        <w:ind w:right="720"/>
        <w:rPr>
          <w:i/>
          <w:iCs/>
          <w:sz w:val="24"/>
          <w:szCs w:val="24"/>
        </w:rPr>
      </w:pPr>
    </w:p>
    <w:p w14:paraId="5B3433D4" w14:textId="3057D63B" w:rsidR="00AE2A98" w:rsidRDefault="00AE2A98" w:rsidP="00AE2A98">
      <w:pPr>
        <w:tabs>
          <w:tab w:val="left" w:pos="2928"/>
        </w:tabs>
        <w:spacing w:line="360" w:lineRule="auto"/>
        <w:ind w:left="720" w:right="720"/>
        <w:jc w:val="center"/>
        <w:rPr>
          <w:b/>
          <w:bCs/>
          <w:i/>
          <w:iCs/>
          <w:sz w:val="24"/>
          <w:szCs w:val="24"/>
        </w:rPr>
      </w:pPr>
      <w:r w:rsidRPr="00AE2A98">
        <w:rPr>
          <w:b/>
          <w:bCs/>
          <w:i/>
          <w:iCs/>
          <w:sz w:val="24"/>
          <w:szCs w:val="24"/>
        </w:rPr>
        <w:t xml:space="preserve">Table </w:t>
      </w:r>
      <w:r w:rsidR="0097733A">
        <w:rPr>
          <w:b/>
          <w:bCs/>
          <w:i/>
          <w:iCs/>
          <w:sz w:val="24"/>
          <w:szCs w:val="24"/>
        </w:rPr>
        <w:t>8</w:t>
      </w:r>
      <w:r w:rsidRPr="00AE2A98">
        <w:rPr>
          <w:b/>
          <w:bCs/>
          <w:i/>
          <w:iCs/>
          <w:sz w:val="24"/>
          <w:szCs w:val="24"/>
        </w:rPr>
        <w:t>-2</w:t>
      </w:r>
    </w:p>
    <w:p w14:paraId="1CE9DBF2" w14:textId="77777777" w:rsidR="00E71239" w:rsidRDefault="00E71239" w:rsidP="00AE2A98">
      <w:pPr>
        <w:tabs>
          <w:tab w:val="left" w:pos="2928"/>
        </w:tabs>
        <w:spacing w:line="360" w:lineRule="auto"/>
        <w:ind w:left="720" w:right="720"/>
        <w:jc w:val="center"/>
        <w:rPr>
          <w:b/>
          <w:bCs/>
          <w:i/>
          <w:iCs/>
          <w:sz w:val="24"/>
          <w:szCs w:val="24"/>
        </w:rPr>
      </w:pPr>
    </w:p>
    <w:p w14:paraId="13E7C017" w14:textId="19EB9535" w:rsidR="00E71239" w:rsidRPr="00E71239" w:rsidRDefault="00E71239" w:rsidP="00E71239">
      <w:pPr>
        <w:tabs>
          <w:tab w:val="left" w:pos="2928"/>
        </w:tabs>
        <w:spacing w:line="360" w:lineRule="auto"/>
        <w:ind w:left="720" w:right="720"/>
        <w:jc w:val="both"/>
        <w:rPr>
          <w:spacing w:val="11"/>
          <w:sz w:val="24"/>
          <w:szCs w:val="24"/>
        </w:rPr>
      </w:pPr>
      <w:r>
        <w:rPr>
          <w:spacing w:val="11"/>
          <w:sz w:val="24"/>
          <w:szCs w:val="24"/>
        </w:rPr>
        <w:t xml:space="preserve">4. </w:t>
      </w:r>
      <w:r w:rsidR="00761586" w:rsidRPr="00761586">
        <w:rPr>
          <w:spacing w:val="11"/>
          <w:sz w:val="24"/>
          <w:szCs w:val="24"/>
        </w:rPr>
        <w:t>What can you conclude from your observations?</w:t>
      </w:r>
    </w:p>
    <w:p w14:paraId="3CC0F1E6" w14:textId="77777777" w:rsidR="00E71239" w:rsidRPr="006D6337" w:rsidRDefault="00E71239" w:rsidP="00E71239">
      <w:pPr>
        <w:pStyle w:val="BodyText"/>
        <w:spacing w:before="9" w:line="360" w:lineRule="auto"/>
        <w:ind w:left="720" w:right="720"/>
        <w:rPr>
          <w:sz w:val="24"/>
          <w:szCs w:val="24"/>
        </w:rPr>
      </w:pPr>
    </w:p>
    <w:p w14:paraId="17A95BFC" w14:textId="3B3A5469" w:rsidR="00761586" w:rsidRPr="00761586" w:rsidRDefault="00761586" w:rsidP="00761586">
      <w:pPr>
        <w:pStyle w:val="ListParagraph"/>
        <w:numPr>
          <w:ilvl w:val="0"/>
          <w:numId w:val="9"/>
        </w:numPr>
        <w:tabs>
          <w:tab w:val="left" w:pos="2928"/>
        </w:tabs>
        <w:spacing w:line="360" w:lineRule="auto"/>
        <w:ind w:left="1080" w:right="720"/>
        <w:jc w:val="both"/>
        <w:rPr>
          <w:spacing w:val="-1"/>
          <w:sz w:val="24"/>
          <w:szCs w:val="24"/>
        </w:rPr>
      </w:pPr>
      <w:r w:rsidRPr="00761586">
        <w:rPr>
          <w:spacing w:val="-1"/>
          <w:sz w:val="24"/>
          <w:szCs w:val="24"/>
        </w:rPr>
        <w:t>Set the Photoelectric switch to the Dark operate mode: if you are using the</w:t>
      </w:r>
      <w:r>
        <w:rPr>
          <w:spacing w:val="-1"/>
          <w:sz w:val="24"/>
          <w:szCs w:val="24"/>
        </w:rPr>
        <w:t xml:space="preserve"> </w:t>
      </w:r>
      <w:r w:rsidRPr="00761586">
        <w:rPr>
          <w:spacing w:val="-1"/>
          <w:sz w:val="24"/>
          <w:szCs w:val="24"/>
        </w:rPr>
        <w:t>photoelectric switch model with LED indicators, set its L.ON/D.ON selector</w:t>
      </w:r>
      <w:r>
        <w:rPr>
          <w:spacing w:val="-1"/>
          <w:sz w:val="24"/>
          <w:szCs w:val="24"/>
        </w:rPr>
        <w:t xml:space="preserve"> </w:t>
      </w:r>
      <w:r w:rsidRPr="00761586">
        <w:rPr>
          <w:spacing w:val="-1"/>
          <w:sz w:val="24"/>
          <w:szCs w:val="24"/>
        </w:rPr>
        <w:t>to the D.ON position; if you are using the photoelectric switch model wit</w:t>
      </w:r>
      <w:r>
        <w:rPr>
          <w:spacing w:val="-1"/>
          <w:sz w:val="24"/>
          <w:szCs w:val="24"/>
        </w:rPr>
        <w:t xml:space="preserve">h </w:t>
      </w:r>
      <w:r w:rsidRPr="00761586">
        <w:rPr>
          <w:spacing w:val="-1"/>
          <w:sz w:val="24"/>
          <w:szCs w:val="24"/>
        </w:rPr>
        <w:t>digital display, press the L/D button so that the D (Dark) indicator is lit.</w:t>
      </w:r>
    </w:p>
    <w:p w14:paraId="510CD03B" w14:textId="106CA165" w:rsidR="00E71239" w:rsidRPr="00761586" w:rsidRDefault="00761586" w:rsidP="00761586">
      <w:pPr>
        <w:pStyle w:val="ListParagraph"/>
        <w:numPr>
          <w:ilvl w:val="0"/>
          <w:numId w:val="9"/>
        </w:numPr>
        <w:tabs>
          <w:tab w:val="left" w:pos="2928"/>
        </w:tabs>
        <w:spacing w:line="360" w:lineRule="auto"/>
        <w:ind w:right="720"/>
        <w:jc w:val="both"/>
        <w:rPr>
          <w:spacing w:val="-1"/>
          <w:sz w:val="24"/>
          <w:szCs w:val="24"/>
        </w:rPr>
      </w:pPr>
      <w:r w:rsidRPr="00761586">
        <w:rPr>
          <w:spacing w:val="-1"/>
          <w:sz w:val="24"/>
          <w:szCs w:val="24"/>
        </w:rPr>
        <w:t xml:space="preserve"> </w:t>
      </w:r>
      <w:r w:rsidRPr="00761586">
        <w:rPr>
          <w:spacing w:val="-1"/>
          <w:sz w:val="24"/>
          <w:szCs w:val="24"/>
        </w:rPr>
        <w:t>Repeat your observations for each surface of the Reflective Block and</w:t>
      </w:r>
      <w:r w:rsidRPr="00761586">
        <w:rPr>
          <w:spacing w:val="-1"/>
          <w:sz w:val="24"/>
          <w:szCs w:val="24"/>
        </w:rPr>
        <w:t xml:space="preserve"> </w:t>
      </w:r>
      <w:r w:rsidRPr="00761586">
        <w:rPr>
          <w:spacing w:val="-1"/>
          <w:sz w:val="24"/>
          <w:szCs w:val="24"/>
        </w:rPr>
        <w:t>determine which surfaces are detected by the sensor. Note your</w:t>
      </w:r>
      <w:r w:rsidRPr="00761586">
        <w:rPr>
          <w:spacing w:val="-1"/>
          <w:sz w:val="24"/>
          <w:szCs w:val="24"/>
        </w:rPr>
        <w:t xml:space="preserve"> </w:t>
      </w:r>
      <w:r w:rsidRPr="00761586">
        <w:rPr>
          <w:spacing w:val="-1"/>
          <w:sz w:val="24"/>
          <w:szCs w:val="24"/>
        </w:rPr>
        <w:t xml:space="preserve">observations in Table </w:t>
      </w:r>
      <w:r w:rsidR="0097733A">
        <w:rPr>
          <w:spacing w:val="-1"/>
          <w:sz w:val="24"/>
          <w:szCs w:val="24"/>
        </w:rPr>
        <w:t>8</w:t>
      </w:r>
      <w:r w:rsidRPr="00761586">
        <w:rPr>
          <w:spacing w:val="-1"/>
          <w:sz w:val="24"/>
          <w:szCs w:val="24"/>
        </w:rPr>
        <w:t>-2</w:t>
      </w:r>
      <w:r w:rsidR="00E71239" w:rsidRPr="00761586">
        <w:rPr>
          <w:spacing w:val="-1"/>
          <w:sz w:val="24"/>
          <w:szCs w:val="24"/>
        </w:rPr>
        <w:t>.</w:t>
      </w:r>
      <w:r w:rsidR="00E71239" w:rsidRPr="00761586">
        <w:rPr>
          <w:spacing w:val="-19"/>
          <w:sz w:val="24"/>
          <w:szCs w:val="24"/>
        </w:rPr>
        <w:t xml:space="preserve"> </w:t>
      </w:r>
    </w:p>
    <w:p w14:paraId="7EEF7BF3" w14:textId="5AF7EFAB" w:rsidR="00761586" w:rsidRDefault="00761586" w:rsidP="00761586">
      <w:pPr>
        <w:pStyle w:val="ListParagraph"/>
        <w:numPr>
          <w:ilvl w:val="0"/>
          <w:numId w:val="9"/>
        </w:numPr>
        <w:tabs>
          <w:tab w:val="left" w:pos="2928"/>
        </w:tabs>
        <w:spacing w:line="360" w:lineRule="auto"/>
        <w:ind w:right="720"/>
        <w:jc w:val="both"/>
        <w:rPr>
          <w:spacing w:val="-1"/>
          <w:sz w:val="24"/>
          <w:szCs w:val="24"/>
        </w:rPr>
      </w:pPr>
      <w:r>
        <w:rPr>
          <w:spacing w:val="-1"/>
          <w:sz w:val="24"/>
          <w:szCs w:val="24"/>
        </w:rPr>
        <w:t>Compare result obtained in light operate, dark operate mode. What can you conclude from these results?</w:t>
      </w:r>
    </w:p>
    <w:p w14:paraId="74B24DC8" w14:textId="77777777" w:rsidR="00761586" w:rsidRDefault="00761586" w:rsidP="00761586">
      <w:pPr>
        <w:pStyle w:val="ListParagraph"/>
        <w:tabs>
          <w:tab w:val="left" w:pos="2928"/>
        </w:tabs>
        <w:spacing w:line="360" w:lineRule="auto"/>
        <w:ind w:left="720" w:right="720" w:firstLine="0"/>
        <w:jc w:val="both"/>
        <w:rPr>
          <w:spacing w:val="-1"/>
          <w:sz w:val="24"/>
          <w:szCs w:val="24"/>
        </w:rPr>
      </w:pPr>
    </w:p>
    <w:p w14:paraId="56458440" w14:textId="775EE99D" w:rsidR="00761586" w:rsidRDefault="00761586" w:rsidP="00761586">
      <w:pPr>
        <w:widowControl/>
        <w:adjustRightInd w:val="0"/>
        <w:ind w:left="360"/>
        <w:rPr>
          <w:rFonts w:eastAsiaTheme="minorHAnsi"/>
          <w:b/>
          <w:bCs/>
          <w:sz w:val="24"/>
          <w:szCs w:val="24"/>
        </w:rPr>
      </w:pPr>
      <w:r w:rsidRPr="00761586">
        <w:rPr>
          <w:rFonts w:eastAsiaTheme="minorHAnsi"/>
          <w:b/>
          <w:bCs/>
          <w:sz w:val="24"/>
          <w:szCs w:val="24"/>
        </w:rPr>
        <w:t>Sensitivity Adjustment Using the Retroreflective Surface of the Reflective</w:t>
      </w:r>
      <w:r w:rsidRPr="00761586">
        <w:rPr>
          <w:rFonts w:eastAsiaTheme="minorHAnsi"/>
          <w:b/>
          <w:bCs/>
          <w:sz w:val="24"/>
          <w:szCs w:val="24"/>
        </w:rPr>
        <w:t xml:space="preserve"> </w:t>
      </w:r>
      <w:r w:rsidRPr="00761586">
        <w:rPr>
          <w:rFonts w:eastAsiaTheme="minorHAnsi"/>
          <w:b/>
          <w:bCs/>
          <w:sz w:val="24"/>
          <w:szCs w:val="24"/>
        </w:rPr>
        <w:t>Block</w:t>
      </w:r>
    </w:p>
    <w:p w14:paraId="0F3524E6" w14:textId="04D53E96" w:rsidR="00761586" w:rsidRDefault="00761586" w:rsidP="00761586">
      <w:pPr>
        <w:widowControl/>
        <w:adjustRightInd w:val="0"/>
        <w:ind w:left="360"/>
        <w:rPr>
          <w:rFonts w:eastAsiaTheme="minorHAnsi"/>
          <w:b/>
          <w:bCs/>
          <w:sz w:val="24"/>
          <w:szCs w:val="24"/>
        </w:rPr>
      </w:pPr>
    </w:p>
    <w:p w14:paraId="03CEA85C" w14:textId="3E3219EA" w:rsidR="00761586" w:rsidRDefault="00C35338" w:rsidP="00C35338">
      <w:pPr>
        <w:pStyle w:val="ListParagraph"/>
        <w:widowControl/>
        <w:numPr>
          <w:ilvl w:val="0"/>
          <w:numId w:val="9"/>
        </w:numPr>
        <w:adjustRightInd w:val="0"/>
        <w:jc w:val="both"/>
        <w:rPr>
          <w:rFonts w:eastAsiaTheme="minorHAnsi"/>
          <w:sz w:val="24"/>
          <w:szCs w:val="24"/>
        </w:rPr>
      </w:pPr>
      <w:r w:rsidRPr="00C35338">
        <w:rPr>
          <w:rFonts w:eastAsiaTheme="minorHAnsi"/>
          <w:sz w:val="24"/>
          <w:szCs w:val="24"/>
        </w:rPr>
        <w:t>Set the Photoelectric switch to the Light operate mode</w:t>
      </w:r>
      <w:r w:rsidRPr="00C35338">
        <w:rPr>
          <w:rFonts w:eastAsiaTheme="minorHAnsi"/>
          <w:sz w:val="24"/>
          <w:szCs w:val="24"/>
        </w:rPr>
        <w:t xml:space="preserve">. </w:t>
      </w:r>
      <w:r w:rsidRPr="00C35338">
        <w:rPr>
          <w:rFonts w:eastAsiaTheme="minorHAnsi"/>
          <w:sz w:val="24"/>
          <w:szCs w:val="24"/>
        </w:rPr>
        <w:t>Repeat the sensitivity adjustment procedure, With/without object teaching,</w:t>
      </w:r>
      <w:r w:rsidRPr="00C35338">
        <w:rPr>
          <w:rFonts w:eastAsiaTheme="minorHAnsi"/>
          <w:sz w:val="24"/>
          <w:szCs w:val="24"/>
        </w:rPr>
        <w:t xml:space="preserve"> </w:t>
      </w:r>
      <w:r w:rsidRPr="00C35338">
        <w:rPr>
          <w:rFonts w:eastAsiaTheme="minorHAnsi"/>
          <w:sz w:val="24"/>
          <w:szCs w:val="24"/>
        </w:rPr>
        <w:t>indicated in step 2, using the retroreflective surface of the Reflective Bloc</w:t>
      </w:r>
      <w:r w:rsidRPr="00C35338">
        <w:rPr>
          <w:rFonts w:eastAsiaTheme="minorHAnsi"/>
          <w:sz w:val="24"/>
          <w:szCs w:val="24"/>
        </w:rPr>
        <w:t xml:space="preserve">k </w:t>
      </w:r>
      <w:r w:rsidRPr="00C35338">
        <w:rPr>
          <w:rFonts w:eastAsiaTheme="minorHAnsi"/>
          <w:sz w:val="24"/>
          <w:szCs w:val="24"/>
        </w:rPr>
        <w:t>instead of the white plastic surface</w:t>
      </w:r>
      <w:r w:rsidRPr="00C35338">
        <w:rPr>
          <w:rFonts w:eastAsiaTheme="minorHAnsi"/>
          <w:sz w:val="24"/>
          <w:szCs w:val="24"/>
        </w:rPr>
        <w:t xml:space="preserve">. </w:t>
      </w:r>
      <w:r w:rsidRPr="00C35338">
        <w:rPr>
          <w:rFonts w:eastAsiaTheme="minorHAnsi"/>
          <w:sz w:val="24"/>
          <w:szCs w:val="24"/>
        </w:rPr>
        <w:t>Determine which surfaces are detected by the sensor. Note you</w:t>
      </w:r>
      <w:r w:rsidRPr="00C35338">
        <w:rPr>
          <w:rFonts w:eastAsiaTheme="minorHAnsi"/>
          <w:sz w:val="24"/>
          <w:szCs w:val="24"/>
        </w:rPr>
        <w:t xml:space="preserve">r </w:t>
      </w:r>
      <w:r w:rsidRPr="00C35338">
        <w:rPr>
          <w:rFonts w:eastAsiaTheme="minorHAnsi"/>
          <w:sz w:val="24"/>
          <w:szCs w:val="24"/>
        </w:rPr>
        <w:t xml:space="preserve">observations in Table </w:t>
      </w:r>
      <w:r w:rsidR="0097733A">
        <w:rPr>
          <w:rFonts w:eastAsiaTheme="minorHAnsi"/>
          <w:sz w:val="24"/>
          <w:szCs w:val="24"/>
        </w:rPr>
        <w:t>8</w:t>
      </w:r>
      <w:r w:rsidRPr="00C35338">
        <w:rPr>
          <w:rFonts w:eastAsiaTheme="minorHAnsi"/>
          <w:sz w:val="24"/>
          <w:szCs w:val="24"/>
        </w:rPr>
        <w:t>-3.</w:t>
      </w:r>
    </w:p>
    <w:p w14:paraId="1E535168" w14:textId="77777777" w:rsidR="00C35338" w:rsidRDefault="00C35338" w:rsidP="00C35338">
      <w:pPr>
        <w:pStyle w:val="ListParagraph"/>
        <w:widowControl/>
        <w:adjustRightInd w:val="0"/>
        <w:ind w:left="990" w:firstLine="0"/>
        <w:jc w:val="both"/>
        <w:rPr>
          <w:rFonts w:eastAsiaTheme="minorHAnsi"/>
          <w:sz w:val="24"/>
          <w:szCs w:val="24"/>
        </w:rPr>
      </w:pPr>
    </w:p>
    <w:tbl>
      <w:tblPr>
        <w:tblStyle w:val="TableGrid"/>
        <w:tblW w:w="8905" w:type="dxa"/>
        <w:jc w:val="center"/>
        <w:tblLayout w:type="fixed"/>
        <w:tblLook w:val="04A0" w:firstRow="1" w:lastRow="0" w:firstColumn="1" w:lastColumn="0" w:noHBand="0" w:noVBand="1"/>
      </w:tblPr>
      <w:tblGrid>
        <w:gridCol w:w="2965"/>
        <w:gridCol w:w="2970"/>
        <w:gridCol w:w="2970"/>
      </w:tblGrid>
      <w:tr w:rsidR="00C35338" w14:paraId="24ADF125" w14:textId="77777777" w:rsidTr="00C35338">
        <w:trPr>
          <w:jc w:val="center"/>
        </w:trPr>
        <w:tc>
          <w:tcPr>
            <w:tcW w:w="2965" w:type="dxa"/>
          </w:tcPr>
          <w:p w14:paraId="0AAB4C95" w14:textId="2FDBCA35" w:rsidR="00C35338" w:rsidRPr="005D54E4" w:rsidRDefault="00C35338" w:rsidP="00C35338">
            <w:pPr>
              <w:tabs>
                <w:tab w:val="left" w:pos="2928"/>
              </w:tabs>
              <w:spacing w:line="360" w:lineRule="auto"/>
              <w:ind w:right="720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Surfaces</w:t>
            </w:r>
          </w:p>
        </w:tc>
        <w:tc>
          <w:tcPr>
            <w:tcW w:w="2970" w:type="dxa"/>
          </w:tcPr>
          <w:p w14:paraId="68A5B297" w14:textId="77777777" w:rsidR="00C35338" w:rsidRDefault="00C35338" w:rsidP="00C35338">
            <w:pPr>
              <w:tabs>
                <w:tab w:val="left" w:pos="2928"/>
              </w:tabs>
              <w:spacing w:line="360" w:lineRule="auto"/>
              <w:ind w:right="720"/>
              <w:rPr>
                <w:b/>
                <w:bCs/>
                <w:sz w:val="24"/>
                <w:szCs w:val="24"/>
              </w:rPr>
            </w:pPr>
            <w:r w:rsidRPr="005D54E4">
              <w:rPr>
                <w:b/>
                <w:bCs/>
                <w:sz w:val="24"/>
                <w:szCs w:val="24"/>
              </w:rPr>
              <w:t>Detected</w:t>
            </w:r>
          </w:p>
          <w:p w14:paraId="37C1291E" w14:textId="77777777" w:rsidR="00C35338" w:rsidRPr="00954252" w:rsidRDefault="00C35338" w:rsidP="00C35338">
            <w:pPr>
              <w:ind w:firstLine="720"/>
              <w:rPr>
                <w:sz w:val="24"/>
                <w:szCs w:val="24"/>
              </w:rPr>
            </w:pPr>
          </w:p>
        </w:tc>
        <w:tc>
          <w:tcPr>
            <w:tcW w:w="2970" w:type="dxa"/>
          </w:tcPr>
          <w:p w14:paraId="08532AB6" w14:textId="77777777" w:rsidR="00C35338" w:rsidRPr="005D54E4" w:rsidRDefault="00C35338" w:rsidP="00C35338">
            <w:pPr>
              <w:tabs>
                <w:tab w:val="left" w:pos="2928"/>
              </w:tabs>
              <w:spacing w:line="360" w:lineRule="auto"/>
              <w:ind w:right="720"/>
              <w:rPr>
                <w:b/>
                <w:bCs/>
                <w:sz w:val="24"/>
                <w:szCs w:val="24"/>
              </w:rPr>
            </w:pPr>
            <w:r w:rsidRPr="005D54E4">
              <w:rPr>
                <w:b/>
                <w:bCs/>
                <w:sz w:val="24"/>
                <w:szCs w:val="24"/>
              </w:rPr>
              <w:t>Not Detected</w:t>
            </w:r>
          </w:p>
        </w:tc>
      </w:tr>
      <w:tr w:rsidR="00C35338" w14:paraId="2B853CB5" w14:textId="77777777" w:rsidTr="00C35338">
        <w:trPr>
          <w:jc w:val="center"/>
        </w:trPr>
        <w:tc>
          <w:tcPr>
            <w:tcW w:w="2965" w:type="dxa"/>
          </w:tcPr>
          <w:p w14:paraId="4008F0A2" w14:textId="77777777" w:rsidR="00C35338" w:rsidRPr="005D54E4" w:rsidRDefault="00C35338" w:rsidP="00C35338">
            <w:pPr>
              <w:tabs>
                <w:tab w:val="left" w:pos="2928"/>
              </w:tabs>
              <w:spacing w:line="360" w:lineRule="auto"/>
              <w:ind w:right="720"/>
            </w:pPr>
            <w:r>
              <w:t>Black Plastic Surface</w:t>
            </w:r>
          </w:p>
        </w:tc>
        <w:tc>
          <w:tcPr>
            <w:tcW w:w="2970" w:type="dxa"/>
          </w:tcPr>
          <w:p w14:paraId="3204542D" w14:textId="77777777" w:rsidR="00C35338" w:rsidRDefault="00C35338" w:rsidP="00C35338">
            <w:pPr>
              <w:tabs>
                <w:tab w:val="left" w:pos="2928"/>
              </w:tabs>
              <w:spacing w:line="360" w:lineRule="auto"/>
              <w:ind w:right="720"/>
              <w:rPr>
                <w:sz w:val="24"/>
                <w:szCs w:val="24"/>
              </w:rPr>
            </w:pPr>
          </w:p>
        </w:tc>
        <w:tc>
          <w:tcPr>
            <w:tcW w:w="2970" w:type="dxa"/>
          </w:tcPr>
          <w:p w14:paraId="6B1E11EB" w14:textId="77777777" w:rsidR="00C35338" w:rsidRDefault="00C35338" w:rsidP="00C35338">
            <w:pPr>
              <w:tabs>
                <w:tab w:val="left" w:pos="2928"/>
              </w:tabs>
              <w:spacing w:line="360" w:lineRule="auto"/>
              <w:ind w:right="720"/>
              <w:rPr>
                <w:sz w:val="24"/>
                <w:szCs w:val="24"/>
              </w:rPr>
            </w:pPr>
          </w:p>
        </w:tc>
      </w:tr>
      <w:tr w:rsidR="00C35338" w14:paraId="7C22980E" w14:textId="77777777" w:rsidTr="00C35338">
        <w:trPr>
          <w:jc w:val="center"/>
        </w:trPr>
        <w:tc>
          <w:tcPr>
            <w:tcW w:w="2965" w:type="dxa"/>
          </w:tcPr>
          <w:p w14:paraId="3176AA18" w14:textId="77777777" w:rsidR="00C35338" w:rsidRDefault="00C35338" w:rsidP="00C35338">
            <w:pPr>
              <w:tabs>
                <w:tab w:val="left" w:pos="2928"/>
              </w:tabs>
              <w:spacing w:line="360" w:lineRule="auto"/>
              <w:ind w:right="7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White Plastic Surface</w:t>
            </w:r>
          </w:p>
        </w:tc>
        <w:tc>
          <w:tcPr>
            <w:tcW w:w="2970" w:type="dxa"/>
          </w:tcPr>
          <w:p w14:paraId="3068395B" w14:textId="77777777" w:rsidR="00C35338" w:rsidRDefault="00C35338" w:rsidP="00C35338">
            <w:pPr>
              <w:tabs>
                <w:tab w:val="left" w:pos="2928"/>
              </w:tabs>
              <w:spacing w:line="360" w:lineRule="auto"/>
              <w:ind w:right="720"/>
              <w:rPr>
                <w:sz w:val="24"/>
                <w:szCs w:val="24"/>
              </w:rPr>
            </w:pPr>
          </w:p>
        </w:tc>
        <w:tc>
          <w:tcPr>
            <w:tcW w:w="2970" w:type="dxa"/>
          </w:tcPr>
          <w:p w14:paraId="296D1B59" w14:textId="77777777" w:rsidR="00C35338" w:rsidRDefault="00C35338" w:rsidP="00C35338">
            <w:pPr>
              <w:tabs>
                <w:tab w:val="left" w:pos="2928"/>
              </w:tabs>
              <w:spacing w:line="360" w:lineRule="auto"/>
              <w:ind w:right="720"/>
              <w:rPr>
                <w:sz w:val="24"/>
                <w:szCs w:val="24"/>
              </w:rPr>
            </w:pPr>
          </w:p>
        </w:tc>
      </w:tr>
      <w:tr w:rsidR="00C35338" w14:paraId="6947657D" w14:textId="77777777" w:rsidTr="00C35338">
        <w:trPr>
          <w:jc w:val="center"/>
        </w:trPr>
        <w:tc>
          <w:tcPr>
            <w:tcW w:w="2965" w:type="dxa"/>
          </w:tcPr>
          <w:p w14:paraId="56305B67" w14:textId="77777777" w:rsidR="00C35338" w:rsidRDefault="00C35338" w:rsidP="00C35338">
            <w:pPr>
              <w:tabs>
                <w:tab w:val="left" w:pos="2928"/>
              </w:tabs>
              <w:spacing w:line="360" w:lineRule="auto"/>
              <w:ind w:right="7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Matte Black Metallic Surface</w:t>
            </w:r>
          </w:p>
        </w:tc>
        <w:tc>
          <w:tcPr>
            <w:tcW w:w="2970" w:type="dxa"/>
          </w:tcPr>
          <w:p w14:paraId="182F6440" w14:textId="77777777" w:rsidR="00C35338" w:rsidRDefault="00C35338" w:rsidP="00C35338">
            <w:pPr>
              <w:tabs>
                <w:tab w:val="left" w:pos="2928"/>
              </w:tabs>
              <w:spacing w:line="360" w:lineRule="auto"/>
              <w:ind w:right="720"/>
              <w:rPr>
                <w:sz w:val="24"/>
                <w:szCs w:val="24"/>
              </w:rPr>
            </w:pPr>
          </w:p>
        </w:tc>
        <w:tc>
          <w:tcPr>
            <w:tcW w:w="2970" w:type="dxa"/>
          </w:tcPr>
          <w:p w14:paraId="6D2598F4" w14:textId="77777777" w:rsidR="00C35338" w:rsidRDefault="00C35338" w:rsidP="00C35338">
            <w:pPr>
              <w:tabs>
                <w:tab w:val="left" w:pos="2928"/>
              </w:tabs>
              <w:spacing w:line="360" w:lineRule="auto"/>
              <w:ind w:right="720"/>
              <w:rPr>
                <w:sz w:val="24"/>
                <w:szCs w:val="24"/>
              </w:rPr>
            </w:pPr>
          </w:p>
        </w:tc>
      </w:tr>
      <w:tr w:rsidR="00C35338" w14:paraId="1FC51238" w14:textId="77777777" w:rsidTr="00C35338">
        <w:trPr>
          <w:jc w:val="center"/>
        </w:trPr>
        <w:tc>
          <w:tcPr>
            <w:tcW w:w="2965" w:type="dxa"/>
          </w:tcPr>
          <w:p w14:paraId="730D5D06" w14:textId="77777777" w:rsidR="00C35338" w:rsidRDefault="00C35338" w:rsidP="00C35338">
            <w:pPr>
              <w:tabs>
                <w:tab w:val="left" w:pos="2928"/>
              </w:tabs>
              <w:spacing w:line="360" w:lineRule="auto"/>
              <w:ind w:right="7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Shiny Metallic Surface</w:t>
            </w:r>
          </w:p>
        </w:tc>
        <w:tc>
          <w:tcPr>
            <w:tcW w:w="2970" w:type="dxa"/>
          </w:tcPr>
          <w:p w14:paraId="62B6AF9B" w14:textId="77777777" w:rsidR="00C35338" w:rsidRDefault="00C35338" w:rsidP="00C35338">
            <w:pPr>
              <w:tabs>
                <w:tab w:val="left" w:pos="2928"/>
              </w:tabs>
              <w:spacing w:line="360" w:lineRule="auto"/>
              <w:ind w:right="720"/>
              <w:rPr>
                <w:sz w:val="24"/>
                <w:szCs w:val="24"/>
              </w:rPr>
            </w:pPr>
          </w:p>
        </w:tc>
        <w:tc>
          <w:tcPr>
            <w:tcW w:w="2970" w:type="dxa"/>
          </w:tcPr>
          <w:p w14:paraId="157BB40A" w14:textId="77777777" w:rsidR="00C35338" w:rsidRDefault="00C35338" w:rsidP="00C35338">
            <w:pPr>
              <w:tabs>
                <w:tab w:val="left" w:pos="2928"/>
              </w:tabs>
              <w:spacing w:line="360" w:lineRule="auto"/>
              <w:ind w:right="720"/>
              <w:rPr>
                <w:sz w:val="24"/>
                <w:szCs w:val="24"/>
              </w:rPr>
            </w:pPr>
          </w:p>
        </w:tc>
      </w:tr>
      <w:tr w:rsidR="00C35338" w14:paraId="1DD34DE5" w14:textId="77777777" w:rsidTr="00C35338">
        <w:trPr>
          <w:jc w:val="center"/>
        </w:trPr>
        <w:tc>
          <w:tcPr>
            <w:tcW w:w="2965" w:type="dxa"/>
          </w:tcPr>
          <w:p w14:paraId="6658C230" w14:textId="77777777" w:rsidR="00C35338" w:rsidRDefault="00C35338" w:rsidP="00C35338">
            <w:pPr>
              <w:tabs>
                <w:tab w:val="left" w:pos="2928"/>
              </w:tabs>
              <w:spacing w:line="360" w:lineRule="auto"/>
              <w:ind w:right="7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Retroreflective Surface</w:t>
            </w:r>
          </w:p>
        </w:tc>
        <w:tc>
          <w:tcPr>
            <w:tcW w:w="2970" w:type="dxa"/>
          </w:tcPr>
          <w:p w14:paraId="761E8F17" w14:textId="77777777" w:rsidR="00C35338" w:rsidRDefault="00C35338" w:rsidP="00C35338">
            <w:pPr>
              <w:tabs>
                <w:tab w:val="left" w:pos="2928"/>
              </w:tabs>
              <w:spacing w:line="360" w:lineRule="auto"/>
              <w:ind w:right="720"/>
              <w:rPr>
                <w:sz w:val="24"/>
                <w:szCs w:val="24"/>
              </w:rPr>
            </w:pPr>
          </w:p>
        </w:tc>
        <w:tc>
          <w:tcPr>
            <w:tcW w:w="2970" w:type="dxa"/>
          </w:tcPr>
          <w:p w14:paraId="0D645587" w14:textId="77777777" w:rsidR="00C35338" w:rsidRDefault="00C35338" w:rsidP="00C35338">
            <w:pPr>
              <w:tabs>
                <w:tab w:val="left" w:pos="2928"/>
              </w:tabs>
              <w:spacing w:line="360" w:lineRule="auto"/>
              <w:ind w:right="720"/>
              <w:rPr>
                <w:sz w:val="24"/>
                <w:szCs w:val="24"/>
              </w:rPr>
            </w:pPr>
          </w:p>
        </w:tc>
      </w:tr>
    </w:tbl>
    <w:p w14:paraId="4272A424" w14:textId="77777777" w:rsidR="00C35338" w:rsidRPr="00C35338" w:rsidRDefault="00C35338" w:rsidP="00C35338">
      <w:pPr>
        <w:pStyle w:val="ListParagraph"/>
        <w:widowControl/>
        <w:adjustRightInd w:val="0"/>
        <w:ind w:left="990" w:firstLine="0"/>
        <w:rPr>
          <w:rFonts w:eastAsiaTheme="minorHAnsi"/>
          <w:sz w:val="24"/>
          <w:szCs w:val="24"/>
        </w:rPr>
      </w:pPr>
    </w:p>
    <w:p w14:paraId="1F98C01C" w14:textId="467168ED" w:rsidR="0097733A" w:rsidRDefault="0097733A" w:rsidP="0097733A">
      <w:pPr>
        <w:tabs>
          <w:tab w:val="left" w:pos="2928"/>
        </w:tabs>
        <w:spacing w:line="360" w:lineRule="auto"/>
        <w:ind w:left="720" w:right="720"/>
        <w:jc w:val="center"/>
        <w:rPr>
          <w:b/>
          <w:bCs/>
          <w:i/>
          <w:iCs/>
          <w:sz w:val="24"/>
          <w:szCs w:val="24"/>
        </w:rPr>
      </w:pPr>
      <w:r w:rsidRPr="00AE2A98">
        <w:rPr>
          <w:b/>
          <w:bCs/>
          <w:i/>
          <w:iCs/>
          <w:sz w:val="24"/>
          <w:szCs w:val="24"/>
        </w:rPr>
        <w:t xml:space="preserve">Table </w:t>
      </w:r>
      <w:r>
        <w:rPr>
          <w:b/>
          <w:bCs/>
          <w:i/>
          <w:iCs/>
          <w:sz w:val="24"/>
          <w:szCs w:val="24"/>
        </w:rPr>
        <w:t>8</w:t>
      </w:r>
      <w:r w:rsidRPr="00AE2A98">
        <w:rPr>
          <w:b/>
          <w:bCs/>
          <w:i/>
          <w:iCs/>
          <w:sz w:val="24"/>
          <w:szCs w:val="24"/>
        </w:rPr>
        <w:t>-</w:t>
      </w:r>
      <w:r>
        <w:rPr>
          <w:b/>
          <w:bCs/>
          <w:i/>
          <w:iCs/>
          <w:sz w:val="24"/>
          <w:szCs w:val="24"/>
        </w:rPr>
        <w:t>3</w:t>
      </w:r>
    </w:p>
    <w:p w14:paraId="02DDD958" w14:textId="77777777" w:rsidR="00E71239" w:rsidRPr="00C35338" w:rsidRDefault="00E71239" w:rsidP="001C317A">
      <w:pPr>
        <w:tabs>
          <w:tab w:val="left" w:pos="2928"/>
        </w:tabs>
        <w:spacing w:line="360" w:lineRule="auto"/>
        <w:ind w:left="720" w:right="720"/>
        <w:jc w:val="both"/>
        <w:rPr>
          <w:i/>
          <w:iCs/>
          <w:sz w:val="24"/>
          <w:szCs w:val="24"/>
        </w:rPr>
      </w:pPr>
    </w:p>
    <w:p w14:paraId="1C9B73EF" w14:textId="010531FE" w:rsidR="00E477FB" w:rsidRDefault="00C35338" w:rsidP="001C317A">
      <w:pPr>
        <w:pStyle w:val="Heading1"/>
        <w:numPr>
          <w:ilvl w:val="0"/>
          <w:numId w:val="9"/>
        </w:numPr>
        <w:spacing w:line="360" w:lineRule="auto"/>
        <w:ind w:right="720"/>
        <w:jc w:val="both"/>
        <w:rPr>
          <w:b w:val="0"/>
          <w:bCs w:val="0"/>
          <w:sz w:val="24"/>
          <w:szCs w:val="24"/>
        </w:rPr>
      </w:pPr>
      <w:r w:rsidRPr="00C35338">
        <w:rPr>
          <w:b w:val="0"/>
          <w:bCs w:val="0"/>
          <w:sz w:val="24"/>
          <w:szCs w:val="24"/>
        </w:rPr>
        <w:t>Compare the results obtained for each sensitivity setting indicated in</w:t>
      </w:r>
      <w:r>
        <w:rPr>
          <w:b w:val="0"/>
          <w:bCs w:val="0"/>
          <w:sz w:val="24"/>
          <w:szCs w:val="24"/>
        </w:rPr>
        <w:t xml:space="preserve"> </w:t>
      </w:r>
      <w:r w:rsidRPr="00C35338">
        <w:rPr>
          <w:b w:val="0"/>
          <w:bCs w:val="0"/>
          <w:sz w:val="24"/>
          <w:szCs w:val="24"/>
        </w:rPr>
        <w:t xml:space="preserve">Table </w:t>
      </w:r>
      <w:r w:rsidR="0097733A">
        <w:rPr>
          <w:b w:val="0"/>
          <w:bCs w:val="0"/>
          <w:sz w:val="24"/>
          <w:szCs w:val="24"/>
        </w:rPr>
        <w:t>8</w:t>
      </w:r>
      <w:r w:rsidRPr="00C35338">
        <w:rPr>
          <w:b w:val="0"/>
          <w:bCs w:val="0"/>
          <w:sz w:val="24"/>
          <w:szCs w:val="24"/>
        </w:rPr>
        <w:t xml:space="preserve">-2 and Table </w:t>
      </w:r>
      <w:r w:rsidR="0097733A">
        <w:rPr>
          <w:b w:val="0"/>
          <w:bCs w:val="0"/>
          <w:sz w:val="24"/>
          <w:szCs w:val="24"/>
        </w:rPr>
        <w:t>8</w:t>
      </w:r>
      <w:r w:rsidRPr="00C35338">
        <w:rPr>
          <w:b w:val="0"/>
          <w:bCs w:val="0"/>
          <w:sz w:val="24"/>
          <w:szCs w:val="24"/>
        </w:rPr>
        <w:t>-3. Are the results similar? Explain why.</w:t>
      </w:r>
    </w:p>
    <w:p w14:paraId="04A206FE" w14:textId="72EE8DB8" w:rsidR="00E477FB" w:rsidRPr="001C317A" w:rsidRDefault="001C317A" w:rsidP="001C317A">
      <w:pPr>
        <w:pStyle w:val="Heading1"/>
        <w:numPr>
          <w:ilvl w:val="0"/>
          <w:numId w:val="9"/>
        </w:numPr>
        <w:spacing w:line="360" w:lineRule="auto"/>
        <w:ind w:right="720"/>
        <w:jc w:val="both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 Turn off DC power supply and remove all the leads.</w:t>
      </w:r>
    </w:p>
    <w:p w14:paraId="5E9A002F" w14:textId="77777777" w:rsidR="00E477FB" w:rsidRDefault="00E477FB" w:rsidP="00E71239">
      <w:pPr>
        <w:pStyle w:val="Heading1"/>
        <w:ind w:left="720" w:right="720"/>
        <w:rPr>
          <w:sz w:val="24"/>
          <w:szCs w:val="24"/>
        </w:rPr>
      </w:pPr>
    </w:p>
    <w:p w14:paraId="5E59B49C" w14:textId="77777777" w:rsidR="00E477FB" w:rsidRDefault="00E477FB" w:rsidP="00E71239">
      <w:pPr>
        <w:pStyle w:val="Heading1"/>
        <w:ind w:left="720" w:right="720"/>
        <w:rPr>
          <w:sz w:val="24"/>
          <w:szCs w:val="24"/>
        </w:rPr>
      </w:pPr>
    </w:p>
    <w:p w14:paraId="32A22623" w14:textId="3272A8DA" w:rsidR="00E71239" w:rsidRPr="006D6337" w:rsidRDefault="00E71239" w:rsidP="00E71239">
      <w:pPr>
        <w:pStyle w:val="Heading1"/>
        <w:ind w:left="720" w:right="720"/>
        <w:rPr>
          <w:sz w:val="24"/>
          <w:szCs w:val="24"/>
        </w:rPr>
      </w:pPr>
      <w:r w:rsidRPr="006D6337">
        <w:rPr>
          <w:sz w:val="24"/>
          <w:szCs w:val="24"/>
        </w:rPr>
        <w:t>CONCLUSION</w:t>
      </w:r>
    </w:p>
    <w:p w14:paraId="119DD699" w14:textId="77777777" w:rsidR="00E71239" w:rsidRPr="006D6337" w:rsidRDefault="00E71239" w:rsidP="00E71239">
      <w:pPr>
        <w:pStyle w:val="BodyText"/>
        <w:spacing w:before="7"/>
        <w:ind w:left="720" w:right="720"/>
        <w:rPr>
          <w:b/>
          <w:sz w:val="24"/>
          <w:szCs w:val="24"/>
        </w:rPr>
      </w:pPr>
    </w:p>
    <w:p w14:paraId="5A59EB08" w14:textId="424BEDD1" w:rsidR="00D2436F" w:rsidRPr="00D2436F" w:rsidRDefault="001C317A" w:rsidP="001C317A">
      <w:pPr>
        <w:spacing w:before="100" w:beforeAutospacing="1" w:line="360" w:lineRule="auto"/>
        <w:ind w:left="720" w:right="720"/>
        <w:jc w:val="both"/>
        <w:rPr>
          <w:sz w:val="24"/>
          <w:szCs w:val="24"/>
        </w:rPr>
      </w:pPr>
      <w:r w:rsidRPr="001C317A">
        <w:rPr>
          <w:sz w:val="24"/>
          <w:szCs w:val="24"/>
        </w:rPr>
        <w:t xml:space="preserve">In this </w:t>
      </w:r>
      <w:r>
        <w:rPr>
          <w:sz w:val="24"/>
          <w:szCs w:val="24"/>
        </w:rPr>
        <w:t>lab</w:t>
      </w:r>
      <w:r w:rsidRPr="001C317A">
        <w:rPr>
          <w:sz w:val="24"/>
          <w:szCs w:val="24"/>
        </w:rPr>
        <w:t>, you were introduced to fiber-optic photoelectric switches. You</w:t>
      </w:r>
      <w:r>
        <w:rPr>
          <w:sz w:val="24"/>
          <w:szCs w:val="24"/>
        </w:rPr>
        <w:t xml:space="preserve"> </w:t>
      </w:r>
      <w:r w:rsidRPr="001C317A">
        <w:rPr>
          <w:sz w:val="24"/>
          <w:szCs w:val="24"/>
        </w:rPr>
        <w:t>learned how and when they are used, their advantages and disadvantages.</w:t>
      </w:r>
      <w:r>
        <w:rPr>
          <w:sz w:val="24"/>
          <w:szCs w:val="24"/>
        </w:rPr>
        <w:t xml:space="preserve"> </w:t>
      </w:r>
      <w:r w:rsidRPr="001C317A">
        <w:rPr>
          <w:sz w:val="24"/>
          <w:szCs w:val="24"/>
        </w:rPr>
        <w:t>You adjusted the sensitivity of the Fiber-Optic Photoelectric Switch using th</w:t>
      </w:r>
      <w:r>
        <w:rPr>
          <w:sz w:val="24"/>
          <w:szCs w:val="24"/>
        </w:rPr>
        <w:t xml:space="preserve">e </w:t>
      </w:r>
      <w:r w:rsidRPr="001C317A">
        <w:rPr>
          <w:i/>
          <w:iCs/>
          <w:sz w:val="24"/>
          <w:szCs w:val="24"/>
        </w:rPr>
        <w:t xml:space="preserve">With/without object teaching </w:t>
      </w:r>
      <w:r w:rsidRPr="001C317A">
        <w:rPr>
          <w:sz w:val="24"/>
          <w:szCs w:val="24"/>
        </w:rPr>
        <w:t>method. You observed its ability to detect the presence</w:t>
      </w:r>
      <w:r>
        <w:rPr>
          <w:sz w:val="24"/>
          <w:szCs w:val="24"/>
        </w:rPr>
        <w:t xml:space="preserve"> </w:t>
      </w:r>
      <w:r w:rsidRPr="001C317A">
        <w:rPr>
          <w:sz w:val="24"/>
          <w:szCs w:val="24"/>
        </w:rPr>
        <w:t>of various reflective surfaces in the light operate and dark operate modes of</w:t>
      </w:r>
      <w:r>
        <w:rPr>
          <w:sz w:val="24"/>
          <w:szCs w:val="24"/>
        </w:rPr>
        <w:t xml:space="preserve"> </w:t>
      </w:r>
      <w:r w:rsidRPr="001C317A">
        <w:rPr>
          <w:sz w:val="24"/>
          <w:szCs w:val="24"/>
        </w:rPr>
        <w:t>operation. By adjusting the sensitivity using the retroreflective surface of the</w:t>
      </w:r>
      <w:r>
        <w:rPr>
          <w:sz w:val="24"/>
          <w:szCs w:val="24"/>
        </w:rPr>
        <w:t xml:space="preserve"> </w:t>
      </w:r>
      <w:r w:rsidRPr="001C317A">
        <w:rPr>
          <w:sz w:val="24"/>
          <w:szCs w:val="24"/>
        </w:rPr>
        <w:t>Reflective Block instead of the white plastic surface, you observed that this</w:t>
      </w:r>
      <w:r>
        <w:rPr>
          <w:sz w:val="24"/>
          <w:szCs w:val="24"/>
        </w:rPr>
        <w:t xml:space="preserve"> </w:t>
      </w:r>
      <w:r w:rsidRPr="001C317A">
        <w:rPr>
          <w:sz w:val="24"/>
          <w:szCs w:val="24"/>
        </w:rPr>
        <w:t>photoelectric switch is capable of discrimination.</w:t>
      </w:r>
    </w:p>
    <w:p w14:paraId="2DB129B9" w14:textId="77777777" w:rsidR="00D2436F" w:rsidRDefault="00D2436F" w:rsidP="001C317A">
      <w:pPr>
        <w:spacing w:before="100" w:beforeAutospacing="1" w:line="360" w:lineRule="auto"/>
        <w:ind w:left="720" w:right="720"/>
        <w:jc w:val="both"/>
        <w:rPr>
          <w:noProof/>
          <w:sz w:val="24"/>
          <w:szCs w:val="24"/>
        </w:rPr>
      </w:pPr>
    </w:p>
    <w:p w14:paraId="2A603EF3" w14:textId="2A57FF3F" w:rsidR="00D2436F" w:rsidRPr="0097733A" w:rsidRDefault="00D2436F" w:rsidP="0097733A">
      <w:pPr>
        <w:tabs>
          <w:tab w:val="left" w:pos="3705"/>
        </w:tabs>
        <w:rPr>
          <w:bCs/>
          <w:sz w:val="24"/>
          <w:szCs w:val="24"/>
        </w:rPr>
        <w:sectPr w:rsidR="00D2436F" w:rsidRPr="0097733A" w:rsidSect="00312538">
          <w:footerReference w:type="even" r:id="rId16"/>
          <w:footerReference w:type="default" r:id="rId17"/>
          <w:pgSz w:w="12240" w:h="15840"/>
          <w:pgMar w:top="1280" w:right="540" w:bottom="920" w:left="540" w:header="946" w:footer="724" w:gutter="0"/>
          <w:pgBorders w:display="firstPage"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495BB3DD" w14:textId="24B89EE4" w:rsidR="00D2436F" w:rsidRPr="006D6337" w:rsidRDefault="00D2436F" w:rsidP="00954549">
      <w:pPr>
        <w:pStyle w:val="BodyText"/>
        <w:ind w:right="720"/>
        <w:rPr>
          <w:sz w:val="24"/>
          <w:szCs w:val="24"/>
        </w:rPr>
      </w:pPr>
    </w:p>
    <w:p w14:paraId="1A7B54F8" w14:textId="26975777" w:rsidR="00D2436F" w:rsidRPr="00E71239" w:rsidRDefault="00D2436F" w:rsidP="00E71239">
      <w:pPr>
        <w:spacing w:before="95"/>
        <w:ind w:right="72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                                     </w:t>
      </w:r>
    </w:p>
    <w:p w14:paraId="0877768E" w14:textId="77777777" w:rsidR="00D2436F" w:rsidRPr="006D6337" w:rsidRDefault="00D2436F" w:rsidP="00D2436F">
      <w:pPr>
        <w:pStyle w:val="Heading1"/>
        <w:ind w:left="720" w:right="720"/>
        <w:rPr>
          <w:sz w:val="24"/>
          <w:szCs w:val="24"/>
        </w:rPr>
      </w:pPr>
      <w:r w:rsidRPr="006D6337">
        <w:rPr>
          <w:sz w:val="24"/>
          <w:szCs w:val="24"/>
        </w:rPr>
        <w:t>REVIEW</w:t>
      </w:r>
      <w:r w:rsidRPr="006D6337">
        <w:rPr>
          <w:spacing w:val="-7"/>
          <w:sz w:val="24"/>
          <w:szCs w:val="24"/>
        </w:rPr>
        <w:t xml:space="preserve"> </w:t>
      </w:r>
      <w:r w:rsidRPr="006D6337">
        <w:rPr>
          <w:sz w:val="24"/>
          <w:szCs w:val="24"/>
        </w:rPr>
        <w:t>QUESTIONS</w:t>
      </w:r>
    </w:p>
    <w:p w14:paraId="75789CBB" w14:textId="77777777" w:rsidR="00D2436F" w:rsidRDefault="00D2436F" w:rsidP="00D2436F">
      <w:pPr>
        <w:ind w:left="720" w:right="720"/>
        <w:rPr>
          <w:sz w:val="24"/>
          <w:szCs w:val="24"/>
        </w:rPr>
      </w:pPr>
    </w:p>
    <w:p w14:paraId="3893D34B" w14:textId="77777777" w:rsidR="00D2436F" w:rsidRDefault="00D2436F" w:rsidP="00D2436F">
      <w:pPr>
        <w:ind w:left="720" w:right="720"/>
        <w:rPr>
          <w:sz w:val="24"/>
          <w:szCs w:val="24"/>
        </w:rPr>
      </w:pPr>
    </w:p>
    <w:p w14:paraId="52BF9708" w14:textId="25751D29" w:rsidR="00D2436F" w:rsidRPr="001C317A" w:rsidRDefault="001C317A" w:rsidP="00B5519D">
      <w:pPr>
        <w:pStyle w:val="ListParagraph"/>
        <w:numPr>
          <w:ilvl w:val="0"/>
          <w:numId w:val="4"/>
        </w:numPr>
        <w:spacing w:line="360" w:lineRule="auto"/>
        <w:ind w:right="720"/>
        <w:jc w:val="both"/>
        <w:rPr>
          <w:sz w:val="32"/>
          <w:szCs w:val="32"/>
        </w:rPr>
      </w:pPr>
      <w:r w:rsidRPr="001C317A">
        <w:rPr>
          <w:rFonts w:eastAsiaTheme="minorHAnsi"/>
          <w:sz w:val="24"/>
          <w:szCs w:val="24"/>
        </w:rPr>
        <w:t>For which applications are the fiber-optic photoelectric switches designed for?</w:t>
      </w:r>
    </w:p>
    <w:p w14:paraId="3179F77D" w14:textId="77777777" w:rsidR="00E204C7" w:rsidRDefault="00E204C7" w:rsidP="00B5519D">
      <w:pPr>
        <w:spacing w:line="360" w:lineRule="auto"/>
        <w:ind w:right="720"/>
        <w:jc w:val="both"/>
        <w:rPr>
          <w:sz w:val="24"/>
          <w:szCs w:val="24"/>
        </w:rPr>
      </w:pPr>
    </w:p>
    <w:p w14:paraId="2F185665" w14:textId="26E2B5D7" w:rsidR="00E204C7" w:rsidRPr="001C317A" w:rsidRDefault="001C317A" w:rsidP="001C317A">
      <w:pPr>
        <w:pStyle w:val="ListParagraph"/>
        <w:numPr>
          <w:ilvl w:val="0"/>
          <w:numId w:val="4"/>
        </w:numPr>
        <w:tabs>
          <w:tab w:val="left" w:pos="3421"/>
        </w:tabs>
        <w:spacing w:line="360" w:lineRule="auto"/>
        <w:ind w:right="720"/>
        <w:jc w:val="both"/>
        <w:rPr>
          <w:spacing w:val="-7"/>
          <w:sz w:val="24"/>
          <w:szCs w:val="24"/>
        </w:rPr>
      </w:pPr>
      <w:r w:rsidRPr="001C317A">
        <w:rPr>
          <w:spacing w:val="-7"/>
          <w:sz w:val="24"/>
          <w:szCs w:val="24"/>
        </w:rPr>
        <w:t>Explain why fiber-optic photoelectric switches can be easily obstructed by dirt or</w:t>
      </w:r>
      <w:r>
        <w:rPr>
          <w:spacing w:val="-7"/>
          <w:sz w:val="24"/>
          <w:szCs w:val="24"/>
        </w:rPr>
        <w:t xml:space="preserve"> </w:t>
      </w:r>
      <w:r w:rsidRPr="001C317A">
        <w:rPr>
          <w:spacing w:val="-7"/>
          <w:sz w:val="24"/>
          <w:szCs w:val="24"/>
        </w:rPr>
        <w:t>other opaque substances</w:t>
      </w:r>
    </w:p>
    <w:p w14:paraId="53B72E51" w14:textId="77777777" w:rsidR="00E204C7" w:rsidRPr="006D6337" w:rsidRDefault="00E204C7" w:rsidP="00B5519D">
      <w:pPr>
        <w:pStyle w:val="BodyText"/>
        <w:spacing w:before="2" w:line="360" w:lineRule="auto"/>
        <w:ind w:left="720" w:right="720"/>
        <w:jc w:val="both"/>
        <w:rPr>
          <w:sz w:val="24"/>
          <w:szCs w:val="24"/>
        </w:rPr>
      </w:pPr>
    </w:p>
    <w:p w14:paraId="4E0EAEA8" w14:textId="7A7FFE04" w:rsidR="00E204C7" w:rsidRPr="00312538" w:rsidRDefault="00312538" w:rsidP="00312538">
      <w:pPr>
        <w:pStyle w:val="ListParagraph"/>
        <w:numPr>
          <w:ilvl w:val="0"/>
          <w:numId w:val="4"/>
        </w:numPr>
        <w:tabs>
          <w:tab w:val="left" w:pos="3421"/>
        </w:tabs>
        <w:spacing w:before="2" w:line="360" w:lineRule="auto"/>
        <w:ind w:right="720"/>
        <w:jc w:val="both"/>
        <w:rPr>
          <w:sz w:val="24"/>
          <w:szCs w:val="24"/>
        </w:rPr>
      </w:pPr>
      <w:r w:rsidRPr="00312538">
        <w:rPr>
          <w:sz w:val="24"/>
          <w:szCs w:val="24"/>
        </w:rPr>
        <w:t>Which teaching method should be used to adjust the sensitivity of the Fiber-Optic Photoelectric Switch to detect the presence of objects with no</w:t>
      </w:r>
      <w:r>
        <w:rPr>
          <w:sz w:val="24"/>
          <w:szCs w:val="24"/>
        </w:rPr>
        <w:t xml:space="preserve"> </w:t>
      </w:r>
      <w:r w:rsidRPr="00312538">
        <w:rPr>
          <w:sz w:val="24"/>
          <w:szCs w:val="24"/>
        </w:rPr>
        <w:t>background?</w:t>
      </w:r>
      <w:r w:rsidR="001574C5" w:rsidRPr="00312538">
        <w:rPr>
          <w:sz w:val="24"/>
          <w:szCs w:val="24"/>
        </w:rPr>
        <w:t>.</w:t>
      </w:r>
    </w:p>
    <w:p w14:paraId="3C76EFAA" w14:textId="77777777" w:rsidR="0068380F" w:rsidRPr="00B5519D" w:rsidRDefault="0068380F" w:rsidP="00B5519D">
      <w:pPr>
        <w:tabs>
          <w:tab w:val="left" w:pos="3421"/>
        </w:tabs>
        <w:spacing w:before="2" w:line="360" w:lineRule="auto"/>
        <w:ind w:right="720"/>
        <w:jc w:val="both"/>
        <w:rPr>
          <w:sz w:val="24"/>
          <w:szCs w:val="24"/>
        </w:rPr>
      </w:pPr>
    </w:p>
    <w:p w14:paraId="5C6F693C" w14:textId="05CAFEE8" w:rsidR="00B5519D" w:rsidRDefault="00312538" w:rsidP="00312538">
      <w:pPr>
        <w:pStyle w:val="ListParagraph"/>
        <w:numPr>
          <w:ilvl w:val="0"/>
          <w:numId w:val="4"/>
        </w:numPr>
        <w:tabs>
          <w:tab w:val="left" w:pos="3421"/>
        </w:tabs>
        <w:spacing w:before="1" w:line="360" w:lineRule="auto"/>
        <w:ind w:right="720"/>
        <w:jc w:val="both"/>
        <w:rPr>
          <w:spacing w:val="-1"/>
          <w:sz w:val="24"/>
          <w:szCs w:val="24"/>
        </w:rPr>
      </w:pPr>
      <w:r w:rsidRPr="00312538">
        <w:rPr>
          <w:spacing w:val="-1"/>
          <w:sz w:val="24"/>
          <w:szCs w:val="24"/>
        </w:rPr>
        <w:t>Explain why the signal transmitted by fiber-optic cables is unaffected by</w:t>
      </w:r>
      <w:r>
        <w:rPr>
          <w:spacing w:val="-1"/>
          <w:sz w:val="24"/>
          <w:szCs w:val="24"/>
        </w:rPr>
        <w:t xml:space="preserve"> </w:t>
      </w:r>
      <w:r w:rsidRPr="00312538">
        <w:rPr>
          <w:spacing w:val="-1"/>
          <w:sz w:val="24"/>
          <w:szCs w:val="24"/>
        </w:rPr>
        <w:t>electromagnetic interference and vibration.</w:t>
      </w:r>
    </w:p>
    <w:p w14:paraId="57A1B54A" w14:textId="77777777" w:rsidR="00312538" w:rsidRPr="00312538" w:rsidRDefault="00312538" w:rsidP="00312538">
      <w:pPr>
        <w:tabs>
          <w:tab w:val="left" w:pos="3421"/>
        </w:tabs>
        <w:spacing w:before="1" w:line="360" w:lineRule="auto"/>
        <w:ind w:right="720"/>
        <w:jc w:val="both"/>
        <w:rPr>
          <w:spacing w:val="-1"/>
          <w:sz w:val="24"/>
          <w:szCs w:val="24"/>
        </w:rPr>
      </w:pPr>
    </w:p>
    <w:p w14:paraId="372812EB" w14:textId="08550C25" w:rsidR="00375009" w:rsidRDefault="00312538" w:rsidP="00B5519D">
      <w:pPr>
        <w:pStyle w:val="ListParagraph"/>
        <w:numPr>
          <w:ilvl w:val="0"/>
          <w:numId w:val="4"/>
        </w:numPr>
        <w:tabs>
          <w:tab w:val="left" w:pos="3421"/>
        </w:tabs>
        <w:spacing w:before="1" w:line="360" w:lineRule="auto"/>
        <w:ind w:right="720"/>
        <w:jc w:val="both"/>
        <w:rPr>
          <w:spacing w:val="-1"/>
          <w:sz w:val="24"/>
          <w:szCs w:val="24"/>
        </w:rPr>
      </w:pPr>
      <w:r w:rsidRPr="00312538">
        <w:rPr>
          <w:rFonts w:eastAsiaTheme="minorHAnsi"/>
          <w:sz w:val="24"/>
          <w:szCs w:val="24"/>
        </w:rPr>
        <w:t>What cause the losses in light intensity in fiber-optic cables</w:t>
      </w:r>
      <w:r w:rsidR="00B5519D">
        <w:rPr>
          <w:spacing w:val="-1"/>
          <w:sz w:val="24"/>
          <w:szCs w:val="24"/>
        </w:rPr>
        <w:t>?</w:t>
      </w:r>
    </w:p>
    <w:p w14:paraId="7408F2DD" w14:textId="77777777" w:rsidR="00B5519D" w:rsidRDefault="00B5519D" w:rsidP="00B5519D">
      <w:pPr>
        <w:pStyle w:val="ListParagraph"/>
        <w:tabs>
          <w:tab w:val="left" w:pos="3421"/>
        </w:tabs>
        <w:spacing w:before="1" w:line="360" w:lineRule="auto"/>
        <w:ind w:left="1080" w:right="720" w:firstLine="0"/>
        <w:jc w:val="both"/>
        <w:rPr>
          <w:spacing w:val="-1"/>
          <w:sz w:val="24"/>
          <w:szCs w:val="24"/>
        </w:rPr>
      </w:pPr>
    </w:p>
    <w:p w14:paraId="093F7EFA" w14:textId="47B476DF" w:rsidR="00AF07E0" w:rsidRDefault="00AF07E0" w:rsidP="00B5519D">
      <w:pPr>
        <w:tabs>
          <w:tab w:val="left" w:pos="3421"/>
        </w:tabs>
        <w:spacing w:before="1" w:line="360" w:lineRule="auto"/>
        <w:ind w:right="720"/>
        <w:jc w:val="both"/>
        <w:rPr>
          <w:spacing w:val="-1"/>
          <w:sz w:val="24"/>
          <w:szCs w:val="24"/>
        </w:rPr>
      </w:pPr>
    </w:p>
    <w:p w14:paraId="292ADF01" w14:textId="77777777" w:rsidR="00375009" w:rsidRPr="00375009" w:rsidRDefault="00375009" w:rsidP="00375009">
      <w:pPr>
        <w:tabs>
          <w:tab w:val="left" w:pos="3421"/>
        </w:tabs>
        <w:spacing w:before="1" w:line="360" w:lineRule="auto"/>
        <w:ind w:right="720"/>
        <w:jc w:val="both"/>
        <w:rPr>
          <w:spacing w:val="-1"/>
          <w:sz w:val="24"/>
          <w:szCs w:val="24"/>
        </w:rPr>
      </w:pPr>
    </w:p>
    <w:p w14:paraId="16897941" w14:textId="77777777" w:rsidR="00E204C7" w:rsidRPr="00E204C7" w:rsidRDefault="00E204C7" w:rsidP="00E204C7">
      <w:pPr>
        <w:pStyle w:val="ListParagraph"/>
        <w:rPr>
          <w:sz w:val="24"/>
          <w:szCs w:val="24"/>
        </w:rPr>
      </w:pPr>
    </w:p>
    <w:p w14:paraId="2EF560A5" w14:textId="09F5374B" w:rsidR="00E204C7" w:rsidRDefault="00E204C7" w:rsidP="00E204C7">
      <w:pPr>
        <w:tabs>
          <w:tab w:val="left" w:pos="3421"/>
        </w:tabs>
        <w:spacing w:before="1" w:line="360" w:lineRule="auto"/>
        <w:ind w:right="720"/>
        <w:jc w:val="both"/>
        <w:rPr>
          <w:sz w:val="24"/>
          <w:szCs w:val="24"/>
        </w:rPr>
      </w:pPr>
    </w:p>
    <w:p w14:paraId="1F56E355" w14:textId="635BF85D" w:rsidR="00E204C7" w:rsidRDefault="00E204C7" w:rsidP="00E204C7">
      <w:pPr>
        <w:tabs>
          <w:tab w:val="left" w:pos="3421"/>
        </w:tabs>
        <w:spacing w:before="1" w:line="360" w:lineRule="auto"/>
        <w:ind w:right="720"/>
        <w:jc w:val="both"/>
        <w:rPr>
          <w:sz w:val="24"/>
          <w:szCs w:val="24"/>
        </w:rPr>
      </w:pPr>
    </w:p>
    <w:p w14:paraId="5A53E25F" w14:textId="5F204781" w:rsidR="00E204C7" w:rsidRDefault="00E204C7" w:rsidP="00E204C7">
      <w:pPr>
        <w:tabs>
          <w:tab w:val="left" w:pos="3421"/>
        </w:tabs>
        <w:spacing w:before="1" w:line="360" w:lineRule="auto"/>
        <w:ind w:right="720"/>
        <w:jc w:val="both"/>
        <w:rPr>
          <w:sz w:val="24"/>
          <w:szCs w:val="24"/>
        </w:rPr>
      </w:pPr>
    </w:p>
    <w:p w14:paraId="7463F667" w14:textId="39F0C5C1" w:rsidR="00E204C7" w:rsidRDefault="00E204C7" w:rsidP="00E204C7">
      <w:pPr>
        <w:tabs>
          <w:tab w:val="left" w:pos="3421"/>
        </w:tabs>
        <w:spacing w:before="1" w:line="360" w:lineRule="auto"/>
        <w:ind w:right="720"/>
        <w:jc w:val="both"/>
        <w:rPr>
          <w:sz w:val="24"/>
          <w:szCs w:val="24"/>
        </w:rPr>
      </w:pPr>
    </w:p>
    <w:p w14:paraId="64DF4C29" w14:textId="6579B2EF" w:rsidR="00E204C7" w:rsidRDefault="00E204C7" w:rsidP="00E204C7">
      <w:pPr>
        <w:tabs>
          <w:tab w:val="left" w:pos="3421"/>
        </w:tabs>
        <w:spacing w:before="1" w:line="360" w:lineRule="auto"/>
        <w:ind w:right="720"/>
        <w:jc w:val="both"/>
        <w:rPr>
          <w:sz w:val="24"/>
          <w:szCs w:val="24"/>
        </w:rPr>
      </w:pPr>
    </w:p>
    <w:p w14:paraId="08D26633" w14:textId="0AA7712C" w:rsidR="00E204C7" w:rsidRDefault="00E204C7" w:rsidP="00E204C7">
      <w:pPr>
        <w:tabs>
          <w:tab w:val="left" w:pos="3421"/>
        </w:tabs>
        <w:spacing w:before="1" w:line="360" w:lineRule="auto"/>
        <w:ind w:right="720"/>
        <w:jc w:val="both"/>
        <w:rPr>
          <w:sz w:val="24"/>
          <w:szCs w:val="24"/>
        </w:rPr>
      </w:pPr>
    </w:p>
    <w:p w14:paraId="54AD52C4" w14:textId="184D025F" w:rsidR="00E204C7" w:rsidRDefault="00E204C7" w:rsidP="00E204C7">
      <w:pPr>
        <w:tabs>
          <w:tab w:val="left" w:pos="3421"/>
        </w:tabs>
        <w:spacing w:before="1" w:line="360" w:lineRule="auto"/>
        <w:ind w:right="720"/>
        <w:jc w:val="both"/>
        <w:rPr>
          <w:sz w:val="24"/>
          <w:szCs w:val="24"/>
        </w:rPr>
      </w:pPr>
    </w:p>
    <w:p w14:paraId="5D60AFD5" w14:textId="6146567E" w:rsidR="00E204C7" w:rsidRDefault="00E204C7" w:rsidP="00E204C7">
      <w:pPr>
        <w:tabs>
          <w:tab w:val="left" w:pos="3421"/>
        </w:tabs>
        <w:spacing w:before="1" w:line="360" w:lineRule="auto"/>
        <w:ind w:right="720"/>
        <w:jc w:val="both"/>
        <w:rPr>
          <w:sz w:val="24"/>
          <w:szCs w:val="24"/>
        </w:rPr>
      </w:pPr>
    </w:p>
    <w:p w14:paraId="627110FD" w14:textId="26A5A55C" w:rsidR="00E204C7" w:rsidRDefault="00E204C7" w:rsidP="00E204C7">
      <w:pPr>
        <w:tabs>
          <w:tab w:val="left" w:pos="3421"/>
        </w:tabs>
        <w:spacing w:before="1" w:line="360" w:lineRule="auto"/>
        <w:ind w:right="720"/>
        <w:jc w:val="both"/>
        <w:rPr>
          <w:sz w:val="24"/>
          <w:szCs w:val="24"/>
        </w:rPr>
      </w:pPr>
    </w:p>
    <w:p w14:paraId="3BC58008" w14:textId="094F72CA" w:rsidR="00E204C7" w:rsidRDefault="00E204C7" w:rsidP="00E204C7">
      <w:pPr>
        <w:tabs>
          <w:tab w:val="left" w:pos="3421"/>
        </w:tabs>
        <w:spacing w:before="1" w:line="360" w:lineRule="auto"/>
        <w:ind w:right="720"/>
        <w:jc w:val="both"/>
        <w:rPr>
          <w:sz w:val="24"/>
          <w:szCs w:val="24"/>
        </w:rPr>
      </w:pPr>
    </w:p>
    <w:p w14:paraId="47F36EFF" w14:textId="60F60EA4" w:rsidR="00E204C7" w:rsidRDefault="00E204C7" w:rsidP="00E204C7">
      <w:pPr>
        <w:tabs>
          <w:tab w:val="left" w:pos="3421"/>
        </w:tabs>
        <w:spacing w:before="1" w:line="360" w:lineRule="auto"/>
        <w:ind w:right="720"/>
        <w:jc w:val="both"/>
        <w:rPr>
          <w:sz w:val="24"/>
          <w:szCs w:val="24"/>
        </w:rPr>
      </w:pPr>
    </w:p>
    <w:p w14:paraId="5A9C99E5" w14:textId="77777777" w:rsidR="00E204C7" w:rsidRDefault="00E204C7" w:rsidP="00E204C7">
      <w:pPr>
        <w:tabs>
          <w:tab w:val="left" w:pos="3421"/>
        </w:tabs>
        <w:spacing w:before="1" w:line="360" w:lineRule="auto"/>
        <w:ind w:right="720"/>
        <w:jc w:val="both"/>
        <w:rPr>
          <w:sz w:val="24"/>
          <w:szCs w:val="24"/>
        </w:rPr>
      </w:pPr>
    </w:p>
    <w:p w14:paraId="79EB5431" w14:textId="219D278F" w:rsidR="00D2436F" w:rsidRPr="006D6337" w:rsidRDefault="00D2436F" w:rsidP="00E204C7">
      <w:pPr>
        <w:ind w:right="720"/>
        <w:rPr>
          <w:sz w:val="24"/>
          <w:szCs w:val="24"/>
        </w:rPr>
        <w:sectPr w:rsidR="00D2436F" w:rsidRPr="006D6337">
          <w:pgSz w:w="12240" w:h="15840"/>
          <w:pgMar w:top="1280" w:right="540" w:bottom="920" w:left="540" w:header="946" w:footer="724" w:gutter="0"/>
          <w:cols w:space="720"/>
        </w:sectPr>
      </w:pPr>
    </w:p>
    <w:p w14:paraId="0AB460D2" w14:textId="584A1C51" w:rsidR="00983054" w:rsidRPr="006D6337" w:rsidRDefault="00983054" w:rsidP="00E204C7">
      <w:pPr>
        <w:pStyle w:val="BodyText"/>
        <w:ind w:right="720"/>
        <w:rPr>
          <w:sz w:val="24"/>
          <w:szCs w:val="24"/>
        </w:rPr>
      </w:pPr>
    </w:p>
    <w:p w14:paraId="44F30B8A" w14:textId="77777777" w:rsidR="00983054" w:rsidRPr="006D6337" w:rsidRDefault="00983054" w:rsidP="006D6337">
      <w:pPr>
        <w:pStyle w:val="BodyText"/>
        <w:spacing w:before="1"/>
        <w:ind w:left="720" w:right="720"/>
        <w:rPr>
          <w:sz w:val="24"/>
          <w:szCs w:val="24"/>
        </w:rPr>
      </w:pPr>
    </w:p>
    <w:bookmarkEnd w:id="0"/>
    <w:sectPr w:rsidR="00983054" w:rsidRPr="006D6337">
      <w:pgSz w:w="12240" w:h="15840"/>
      <w:pgMar w:top="1280" w:right="540" w:bottom="920" w:left="540" w:header="946" w:footer="72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C20D81" w14:textId="77777777" w:rsidR="00130B5A" w:rsidRDefault="00E204C7">
      <w:r>
        <w:separator/>
      </w:r>
    </w:p>
  </w:endnote>
  <w:endnote w:type="continuationSeparator" w:id="0">
    <w:p w14:paraId="31D51CB7" w14:textId="77777777" w:rsidR="00130B5A" w:rsidRDefault="00E204C7">
      <w:r>
        <w:continuationSeparator/>
      </w:r>
    </w:p>
  </w:endnote>
  <w:endnote w:type="continuationNotice" w:id="1">
    <w:p w14:paraId="7FA0BB26" w14:textId="77777777" w:rsidR="00BB5B3B" w:rsidRDefault="00BB5B3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1DBAD2" w14:textId="785A728F" w:rsidR="00983054" w:rsidRDefault="00E204C7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3B07B04B" wp14:editId="65D6B13E">
              <wp:simplePos x="0" y="0"/>
              <wp:positionH relativeFrom="page">
                <wp:posOffset>444500</wp:posOffset>
              </wp:positionH>
              <wp:positionV relativeFrom="page">
                <wp:posOffset>9458960</wp:posOffset>
              </wp:positionV>
              <wp:extent cx="227965" cy="153670"/>
              <wp:effectExtent l="0" t="0" r="0" b="0"/>
              <wp:wrapNone/>
              <wp:docPr id="72" name="docshape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7965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DF2CE11" w14:textId="579F6F5A" w:rsidR="00983054" w:rsidRDefault="00983054">
                          <w:pPr>
                            <w:spacing w:before="14"/>
                            <w:ind w:left="20"/>
                            <w:rPr>
                              <w:b/>
                              <w:sz w:val="1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B07B04B" id="_x0000_t202" coordsize="21600,21600" o:spt="202" path="m,l,21600r21600,l21600,xe">
              <v:stroke joinstyle="miter"/>
              <v:path gradientshapeok="t" o:connecttype="rect"/>
            </v:shapetype>
            <v:shape id="docshape6" o:spid="_x0000_s1026" type="#_x0000_t202" style="position:absolute;margin-left:35pt;margin-top:744.8pt;width:17.95pt;height:12.1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" filled="f" stroked="f">
              <v:textbox inset="0,0,0,0">
                <w:txbxContent>
                  <w:p w14:paraId="7DF2CE11" w14:textId="579F6F5A" w:rsidR="00983054" w:rsidRDefault="00983054">
                    <w:pPr>
                      <w:spacing w:before="14"/>
                      <w:ind w:left="20"/>
                      <w:rPr>
                        <w:b/>
                        <w:sz w:val="1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034C18" w14:textId="19A8A1AA" w:rsidR="00983054" w:rsidRDefault="00E204C7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1" locked="0" layoutInCell="1" allowOverlap="1" wp14:anchorId="3102EEE2" wp14:editId="2EDE1A6D">
              <wp:simplePos x="0" y="0"/>
              <wp:positionH relativeFrom="page">
                <wp:posOffset>7138035</wp:posOffset>
              </wp:positionH>
              <wp:positionV relativeFrom="page">
                <wp:posOffset>9458960</wp:posOffset>
              </wp:positionV>
              <wp:extent cx="227965" cy="153670"/>
              <wp:effectExtent l="0" t="0" r="0" b="0"/>
              <wp:wrapNone/>
              <wp:docPr id="71" name="docshape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7965" cy="153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600736" w14:textId="562153FA" w:rsidR="00983054" w:rsidRDefault="00983054">
                          <w:pPr>
                            <w:spacing w:before="14"/>
                            <w:ind w:left="20"/>
                            <w:rPr>
                              <w:b/>
                              <w:sz w:val="1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102EEE2" id="_x0000_t202" coordsize="21600,21600" o:spt="202" path="m,l,21600r21600,l21600,xe">
              <v:stroke joinstyle="miter"/>
              <v:path gradientshapeok="t" o:connecttype="rect"/>
            </v:shapetype>
            <v:shape id="docshape5" o:spid="_x0000_s1027" type="#_x0000_t202" style="position:absolute;margin-left:562.05pt;margin-top:744.8pt;width:17.95pt;height:12.1pt;z-index:-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" filled="f" stroked="f">
              <v:textbox inset="0,0,0,0">
                <w:txbxContent>
                  <w:p w14:paraId="72600736" w14:textId="562153FA" w:rsidR="00983054" w:rsidRDefault="00983054">
                    <w:pPr>
                      <w:spacing w:before="14"/>
                      <w:ind w:left="20"/>
                      <w:rPr>
                        <w:b/>
                        <w:sz w:val="18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0AA807" w14:textId="77777777" w:rsidR="00130B5A" w:rsidRDefault="00E204C7">
      <w:r>
        <w:separator/>
      </w:r>
    </w:p>
  </w:footnote>
  <w:footnote w:type="continuationSeparator" w:id="0">
    <w:p w14:paraId="57E81249" w14:textId="77777777" w:rsidR="00130B5A" w:rsidRDefault="00E204C7">
      <w:r>
        <w:continuationSeparator/>
      </w:r>
    </w:p>
  </w:footnote>
  <w:footnote w:type="continuationNotice" w:id="1">
    <w:p w14:paraId="1C9A7D12" w14:textId="77777777" w:rsidR="00BB5B3B" w:rsidRDefault="00BB5B3B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06703"/>
    <w:multiLevelType w:val="hybridMultilevel"/>
    <w:tmpl w:val="68B6A44E"/>
    <w:lvl w:ilvl="0" w:tplc="FFFFFFFF">
      <w:start w:val="1"/>
      <w:numFmt w:val="decimal"/>
      <w:lvlText w:val="%1."/>
      <w:lvlJc w:val="left"/>
      <w:pPr>
        <w:ind w:left="2927" w:hanging="285"/>
      </w:pPr>
      <w:rPr>
        <w:rFonts w:ascii="Arial" w:eastAsia="Arial" w:hAnsi="Arial" w:cs="Arial" w:hint="default"/>
        <w:b w:val="0"/>
        <w:bCs w:val="0"/>
        <w:i w:val="0"/>
        <w:iCs w:val="0"/>
        <w:spacing w:val="-2"/>
        <w:w w:val="99"/>
        <w:sz w:val="20"/>
        <w:szCs w:val="20"/>
        <w:lang w:val="en-US" w:eastAsia="en-US" w:bidi="ar-SA"/>
      </w:rPr>
    </w:lvl>
    <w:lvl w:ilvl="1" w:tplc="FFFFFFFF">
      <w:numFmt w:val="bullet"/>
      <w:lvlText w:val="•"/>
      <w:lvlJc w:val="left"/>
      <w:pPr>
        <w:ind w:left="3744" w:hanging="285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4568" w:hanging="285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5392" w:hanging="285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6216" w:hanging="285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7040" w:hanging="285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7864" w:hanging="285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8688" w:hanging="285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9512" w:hanging="285"/>
      </w:pPr>
      <w:rPr>
        <w:rFonts w:hint="default"/>
        <w:lang w:val="en-US" w:eastAsia="en-US" w:bidi="ar-SA"/>
      </w:rPr>
    </w:lvl>
  </w:abstractNum>
  <w:abstractNum w:abstractNumId="1" w15:restartNumberingAfterBreak="0">
    <w:nsid w:val="033E1161"/>
    <w:multiLevelType w:val="hybridMultilevel"/>
    <w:tmpl w:val="7D444004"/>
    <w:lvl w:ilvl="0" w:tplc="0409000F">
      <w:start w:val="1"/>
      <w:numFmt w:val="decimal"/>
      <w:lvlText w:val="%1."/>
      <w:lvlJc w:val="left"/>
      <w:pPr>
        <w:ind w:left="1584" w:hanging="360"/>
      </w:p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2" w15:restartNumberingAfterBreak="0">
    <w:nsid w:val="0FDE7B36"/>
    <w:multiLevelType w:val="hybridMultilevel"/>
    <w:tmpl w:val="BFEEC7B6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590614C"/>
    <w:multiLevelType w:val="hybridMultilevel"/>
    <w:tmpl w:val="FA5AD938"/>
    <w:lvl w:ilvl="0" w:tplc="C18C9D66">
      <w:numFmt w:val="bullet"/>
      <w:lvlText w:val="•"/>
      <w:lvlJc w:val="left"/>
      <w:pPr>
        <w:ind w:left="3328" w:hanging="269"/>
      </w:pPr>
      <w:rPr>
        <w:rFonts w:ascii="Arial" w:eastAsia="Arial" w:hAnsi="Arial" w:cs="Arial" w:hint="default"/>
        <w:b w:val="0"/>
        <w:bCs w:val="0"/>
        <w:i w:val="0"/>
        <w:iCs w:val="0"/>
        <w:w w:val="99"/>
        <w:sz w:val="20"/>
        <w:szCs w:val="20"/>
        <w:lang w:val="en-US" w:eastAsia="en-US" w:bidi="ar-SA"/>
      </w:rPr>
    </w:lvl>
    <w:lvl w:ilvl="1" w:tplc="C8B2E9EE">
      <w:numFmt w:val="bullet"/>
      <w:lvlText w:val="•"/>
      <w:lvlJc w:val="left"/>
      <w:pPr>
        <w:ind w:left="4104" w:hanging="269"/>
      </w:pPr>
      <w:rPr>
        <w:rFonts w:hint="default"/>
        <w:lang w:val="en-US" w:eastAsia="en-US" w:bidi="ar-SA"/>
      </w:rPr>
    </w:lvl>
    <w:lvl w:ilvl="2" w:tplc="04208286">
      <w:numFmt w:val="bullet"/>
      <w:lvlText w:val="•"/>
      <w:lvlJc w:val="left"/>
      <w:pPr>
        <w:ind w:left="4888" w:hanging="269"/>
      </w:pPr>
      <w:rPr>
        <w:rFonts w:hint="default"/>
        <w:lang w:val="en-US" w:eastAsia="en-US" w:bidi="ar-SA"/>
      </w:rPr>
    </w:lvl>
    <w:lvl w:ilvl="3" w:tplc="B0F4FEC2">
      <w:numFmt w:val="bullet"/>
      <w:lvlText w:val="•"/>
      <w:lvlJc w:val="left"/>
      <w:pPr>
        <w:ind w:left="5672" w:hanging="269"/>
      </w:pPr>
      <w:rPr>
        <w:rFonts w:hint="default"/>
        <w:lang w:val="en-US" w:eastAsia="en-US" w:bidi="ar-SA"/>
      </w:rPr>
    </w:lvl>
    <w:lvl w:ilvl="4" w:tplc="FC4815FA">
      <w:numFmt w:val="bullet"/>
      <w:lvlText w:val="•"/>
      <w:lvlJc w:val="left"/>
      <w:pPr>
        <w:ind w:left="6456" w:hanging="269"/>
      </w:pPr>
      <w:rPr>
        <w:rFonts w:hint="default"/>
        <w:lang w:val="en-US" w:eastAsia="en-US" w:bidi="ar-SA"/>
      </w:rPr>
    </w:lvl>
    <w:lvl w:ilvl="5" w:tplc="54BC3BE4">
      <w:numFmt w:val="bullet"/>
      <w:lvlText w:val="•"/>
      <w:lvlJc w:val="left"/>
      <w:pPr>
        <w:ind w:left="7240" w:hanging="269"/>
      </w:pPr>
      <w:rPr>
        <w:rFonts w:hint="default"/>
        <w:lang w:val="en-US" w:eastAsia="en-US" w:bidi="ar-SA"/>
      </w:rPr>
    </w:lvl>
    <w:lvl w:ilvl="6" w:tplc="FF9E011E">
      <w:numFmt w:val="bullet"/>
      <w:lvlText w:val="•"/>
      <w:lvlJc w:val="left"/>
      <w:pPr>
        <w:ind w:left="8024" w:hanging="269"/>
      </w:pPr>
      <w:rPr>
        <w:rFonts w:hint="default"/>
        <w:lang w:val="en-US" w:eastAsia="en-US" w:bidi="ar-SA"/>
      </w:rPr>
    </w:lvl>
    <w:lvl w:ilvl="7" w:tplc="1BE8DDFA">
      <w:numFmt w:val="bullet"/>
      <w:lvlText w:val="•"/>
      <w:lvlJc w:val="left"/>
      <w:pPr>
        <w:ind w:left="8808" w:hanging="269"/>
      </w:pPr>
      <w:rPr>
        <w:rFonts w:hint="default"/>
        <w:lang w:val="en-US" w:eastAsia="en-US" w:bidi="ar-SA"/>
      </w:rPr>
    </w:lvl>
    <w:lvl w:ilvl="8" w:tplc="495845C8">
      <w:numFmt w:val="bullet"/>
      <w:lvlText w:val="•"/>
      <w:lvlJc w:val="left"/>
      <w:pPr>
        <w:ind w:left="9592" w:hanging="269"/>
      </w:pPr>
      <w:rPr>
        <w:rFonts w:hint="default"/>
        <w:lang w:val="en-US" w:eastAsia="en-US" w:bidi="ar-SA"/>
      </w:rPr>
    </w:lvl>
  </w:abstractNum>
  <w:abstractNum w:abstractNumId="4" w15:restartNumberingAfterBreak="0">
    <w:nsid w:val="1C1D330D"/>
    <w:multiLevelType w:val="hybridMultilevel"/>
    <w:tmpl w:val="5F54B842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25C50A7"/>
    <w:multiLevelType w:val="hybridMultilevel"/>
    <w:tmpl w:val="F0626E7C"/>
    <w:lvl w:ilvl="0" w:tplc="06A2D826">
      <w:start w:val="5"/>
      <w:numFmt w:val="decimal"/>
      <w:lvlText w:val="%1."/>
      <w:lvlJc w:val="left"/>
      <w:pPr>
        <w:ind w:left="99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6" w15:restartNumberingAfterBreak="0">
    <w:nsid w:val="2931779A"/>
    <w:multiLevelType w:val="hybridMultilevel"/>
    <w:tmpl w:val="68B6A44E"/>
    <w:lvl w:ilvl="0" w:tplc="FFFFFFFF">
      <w:start w:val="1"/>
      <w:numFmt w:val="decimal"/>
      <w:lvlText w:val="%1."/>
      <w:lvlJc w:val="left"/>
      <w:pPr>
        <w:ind w:left="2927" w:hanging="285"/>
      </w:pPr>
      <w:rPr>
        <w:rFonts w:ascii="Arial" w:eastAsia="Arial" w:hAnsi="Arial" w:cs="Arial" w:hint="default"/>
        <w:b w:val="0"/>
        <w:bCs w:val="0"/>
        <w:i w:val="0"/>
        <w:iCs w:val="0"/>
        <w:spacing w:val="-2"/>
        <w:w w:val="99"/>
        <w:sz w:val="20"/>
        <w:szCs w:val="20"/>
        <w:lang w:val="en-US" w:eastAsia="en-US" w:bidi="ar-SA"/>
      </w:rPr>
    </w:lvl>
    <w:lvl w:ilvl="1" w:tplc="FFFFFFFF">
      <w:numFmt w:val="bullet"/>
      <w:lvlText w:val="•"/>
      <w:lvlJc w:val="left"/>
      <w:pPr>
        <w:ind w:left="3744" w:hanging="285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4568" w:hanging="285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5392" w:hanging="285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6216" w:hanging="285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7040" w:hanging="285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7864" w:hanging="285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8688" w:hanging="285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9512" w:hanging="285"/>
      </w:pPr>
      <w:rPr>
        <w:rFonts w:hint="default"/>
        <w:lang w:val="en-US" w:eastAsia="en-US" w:bidi="ar-SA"/>
      </w:rPr>
    </w:lvl>
  </w:abstractNum>
  <w:abstractNum w:abstractNumId="7" w15:restartNumberingAfterBreak="0">
    <w:nsid w:val="4F6D5C2C"/>
    <w:multiLevelType w:val="hybridMultilevel"/>
    <w:tmpl w:val="8F5EB2D6"/>
    <w:lvl w:ilvl="0" w:tplc="55FC1E7E">
      <w:start w:val="1"/>
      <w:numFmt w:val="decimal"/>
      <w:lvlText w:val="%1."/>
      <w:lvlJc w:val="left"/>
      <w:pPr>
        <w:ind w:left="2556" w:hanging="361"/>
        <w:jc w:val="right"/>
      </w:pPr>
      <w:rPr>
        <w:rFonts w:ascii="Arial" w:eastAsia="Arial" w:hAnsi="Arial" w:cs="Arial" w:hint="default"/>
        <w:b w:val="0"/>
        <w:bCs w:val="0"/>
        <w:i w:val="0"/>
        <w:iCs w:val="0"/>
        <w:spacing w:val="-2"/>
        <w:w w:val="99"/>
        <w:sz w:val="20"/>
        <w:szCs w:val="20"/>
        <w:lang w:val="en-US" w:eastAsia="en-US" w:bidi="ar-SA"/>
      </w:rPr>
    </w:lvl>
    <w:lvl w:ilvl="1" w:tplc="4CCA4AD4">
      <w:numFmt w:val="bullet"/>
      <w:lvlText w:val="•"/>
      <w:lvlJc w:val="left"/>
      <w:pPr>
        <w:ind w:left="3420" w:hanging="361"/>
      </w:pPr>
      <w:rPr>
        <w:rFonts w:hint="default"/>
        <w:lang w:val="en-US" w:eastAsia="en-US" w:bidi="ar-SA"/>
      </w:rPr>
    </w:lvl>
    <w:lvl w:ilvl="2" w:tplc="1138E056">
      <w:numFmt w:val="bullet"/>
      <w:lvlText w:val="•"/>
      <w:lvlJc w:val="left"/>
      <w:pPr>
        <w:ind w:left="4280" w:hanging="361"/>
      </w:pPr>
      <w:rPr>
        <w:rFonts w:hint="default"/>
        <w:lang w:val="en-US" w:eastAsia="en-US" w:bidi="ar-SA"/>
      </w:rPr>
    </w:lvl>
    <w:lvl w:ilvl="3" w:tplc="F7286D2C">
      <w:numFmt w:val="bullet"/>
      <w:lvlText w:val="•"/>
      <w:lvlJc w:val="left"/>
      <w:pPr>
        <w:ind w:left="5140" w:hanging="361"/>
      </w:pPr>
      <w:rPr>
        <w:rFonts w:hint="default"/>
        <w:lang w:val="en-US" w:eastAsia="en-US" w:bidi="ar-SA"/>
      </w:rPr>
    </w:lvl>
    <w:lvl w:ilvl="4" w:tplc="CF720484">
      <w:numFmt w:val="bullet"/>
      <w:lvlText w:val="•"/>
      <w:lvlJc w:val="left"/>
      <w:pPr>
        <w:ind w:left="6000" w:hanging="361"/>
      </w:pPr>
      <w:rPr>
        <w:rFonts w:hint="default"/>
        <w:lang w:val="en-US" w:eastAsia="en-US" w:bidi="ar-SA"/>
      </w:rPr>
    </w:lvl>
    <w:lvl w:ilvl="5" w:tplc="ABD0008A">
      <w:numFmt w:val="bullet"/>
      <w:lvlText w:val="•"/>
      <w:lvlJc w:val="left"/>
      <w:pPr>
        <w:ind w:left="6860" w:hanging="361"/>
      </w:pPr>
      <w:rPr>
        <w:rFonts w:hint="default"/>
        <w:lang w:val="en-US" w:eastAsia="en-US" w:bidi="ar-SA"/>
      </w:rPr>
    </w:lvl>
    <w:lvl w:ilvl="6" w:tplc="F3CA4006">
      <w:numFmt w:val="bullet"/>
      <w:lvlText w:val="•"/>
      <w:lvlJc w:val="left"/>
      <w:pPr>
        <w:ind w:left="7720" w:hanging="361"/>
      </w:pPr>
      <w:rPr>
        <w:rFonts w:hint="default"/>
        <w:lang w:val="en-US" w:eastAsia="en-US" w:bidi="ar-SA"/>
      </w:rPr>
    </w:lvl>
    <w:lvl w:ilvl="7" w:tplc="7F58DE5C">
      <w:numFmt w:val="bullet"/>
      <w:lvlText w:val="•"/>
      <w:lvlJc w:val="left"/>
      <w:pPr>
        <w:ind w:left="8580" w:hanging="361"/>
      </w:pPr>
      <w:rPr>
        <w:rFonts w:hint="default"/>
        <w:lang w:val="en-US" w:eastAsia="en-US" w:bidi="ar-SA"/>
      </w:rPr>
    </w:lvl>
    <w:lvl w:ilvl="8" w:tplc="FFD4FF32">
      <w:numFmt w:val="bullet"/>
      <w:lvlText w:val="•"/>
      <w:lvlJc w:val="left"/>
      <w:pPr>
        <w:ind w:left="9440" w:hanging="361"/>
      </w:pPr>
      <w:rPr>
        <w:rFonts w:hint="default"/>
        <w:lang w:val="en-US" w:eastAsia="en-US" w:bidi="ar-SA"/>
      </w:rPr>
    </w:lvl>
  </w:abstractNum>
  <w:abstractNum w:abstractNumId="8" w15:restartNumberingAfterBreak="0">
    <w:nsid w:val="57B87F0C"/>
    <w:multiLevelType w:val="hybridMultilevel"/>
    <w:tmpl w:val="68B6A44E"/>
    <w:lvl w:ilvl="0" w:tplc="E12AC754">
      <w:start w:val="1"/>
      <w:numFmt w:val="decimal"/>
      <w:lvlText w:val="%1."/>
      <w:lvlJc w:val="left"/>
      <w:pPr>
        <w:ind w:left="9555" w:hanging="285"/>
      </w:pPr>
      <w:rPr>
        <w:rFonts w:ascii="Arial" w:eastAsia="Arial" w:hAnsi="Arial" w:cs="Arial" w:hint="default"/>
        <w:b w:val="0"/>
        <w:bCs w:val="0"/>
        <w:i w:val="0"/>
        <w:iCs w:val="0"/>
        <w:spacing w:val="-2"/>
        <w:w w:val="99"/>
        <w:sz w:val="20"/>
        <w:szCs w:val="20"/>
        <w:lang w:val="en-US" w:eastAsia="en-US" w:bidi="ar-SA"/>
      </w:rPr>
    </w:lvl>
    <w:lvl w:ilvl="1" w:tplc="8E141BCC">
      <w:numFmt w:val="bullet"/>
      <w:lvlText w:val="•"/>
      <w:lvlJc w:val="left"/>
      <w:pPr>
        <w:ind w:left="3744" w:hanging="285"/>
      </w:pPr>
      <w:rPr>
        <w:rFonts w:hint="default"/>
        <w:lang w:val="en-US" w:eastAsia="en-US" w:bidi="ar-SA"/>
      </w:rPr>
    </w:lvl>
    <w:lvl w:ilvl="2" w:tplc="AD30A9C2">
      <w:numFmt w:val="bullet"/>
      <w:lvlText w:val="•"/>
      <w:lvlJc w:val="left"/>
      <w:pPr>
        <w:ind w:left="4568" w:hanging="285"/>
      </w:pPr>
      <w:rPr>
        <w:rFonts w:hint="default"/>
        <w:lang w:val="en-US" w:eastAsia="en-US" w:bidi="ar-SA"/>
      </w:rPr>
    </w:lvl>
    <w:lvl w:ilvl="3" w:tplc="2244E018">
      <w:numFmt w:val="bullet"/>
      <w:lvlText w:val="•"/>
      <w:lvlJc w:val="left"/>
      <w:pPr>
        <w:ind w:left="5392" w:hanging="285"/>
      </w:pPr>
      <w:rPr>
        <w:rFonts w:hint="default"/>
        <w:lang w:val="en-US" w:eastAsia="en-US" w:bidi="ar-SA"/>
      </w:rPr>
    </w:lvl>
    <w:lvl w:ilvl="4" w:tplc="B0B0CF4E">
      <w:numFmt w:val="bullet"/>
      <w:lvlText w:val="•"/>
      <w:lvlJc w:val="left"/>
      <w:pPr>
        <w:ind w:left="6216" w:hanging="285"/>
      </w:pPr>
      <w:rPr>
        <w:rFonts w:hint="default"/>
        <w:lang w:val="en-US" w:eastAsia="en-US" w:bidi="ar-SA"/>
      </w:rPr>
    </w:lvl>
    <w:lvl w:ilvl="5" w:tplc="9F4A470A">
      <w:numFmt w:val="bullet"/>
      <w:lvlText w:val="•"/>
      <w:lvlJc w:val="left"/>
      <w:pPr>
        <w:ind w:left="7040" w:hanging="285"/>
      </w:pPr>
      <w:rPr>
        <w:rFonts w:hint="default"/>
        <w:lang w:val="en-US" w:eastAsia="en-US" w:bidi="ar-SA"/>
      </w:rPr>
    </w:lvl>
    <w:lvl w:ilvl="6" w:tplc="CF1A9C18">
      <w:numFmt w:val="bullet"/>
      <w:lvlText w:val="•"/>
      <w:lvlJc w:val="left"/>
      <w:pPr>
        <w:ind w:left="7864" w:hanging="285"/>
      </w:pPr>
      <w:rPr>
        <w:rFonts w:hint="default"/>
        <w:lang w:val="en-US" w:eastAsia="en-US" w:bidi="ar-SA"/>
      </w:rPr>
    </w:lvl>
    <w:lvl w:ilvl="7" w:tplc="DD580898">
      <w:numFmt w:val="bullet"/>
      <w:lvlText w:val="•"/>
      <w:lvlJc w:val="left"/>
      <w:pPr>
        <w:ind w:left="8688" w:hanging="285"/>
      </w:pPr>
      <w:rPr>
        <w:rFonts w:hint="default"/>
        <w:lang w:val="en-US" w:eastAsia="en-US" w:bidi="ar-SA"/>
      </w:rPr>
    </w:lvl>
    <w:lvl w:ilvl="8" w:tplc="1ACA38AA">
      <w:numFmt w:val="bullet"/>
      <w:lvlText w:val="•"/>
      <w:lvlJc w:val="left"/>
      <w:pPr>
        <w:ind w:left="9512" w:hanging="285"/>
      </w:pPr>
      <w:rPr>
        <w:rFonts w:hint="default"/>
        <w:lang w:val="en-US" w:eastAsia="en-US" w:bidi="ar-SA"/>
      </w:rPr>
    </w:lvl>
  </w:abstractNum>
  <w:abstractNum w:abstractNumId="9" w15:restartNumberingAfterBreak="0">
    <w:nsid w:val="61EE3BAC"/>
    <w:multiLevelType w:val="hybridMultilevel"/>
    <w:tmpl w:val="5F54B842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249236D"/>
    <w:multiLevelType w:val="hybridMultilevel"/>
    <w:tmpl w:val="BD342834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11" w15:restartNumberingAfterBreak="0">
    <w:nsid w:val="75175109"/>
    <w:multiLevelType w:val="hybridMultilevel"/>
    <w:tmpl w:val="7D444004"/>
    <w:lvl w:ilvl="0" w:tplc="FFFFFFFF">
      <w:start w:val="1"/>
      <w:numFmt w:val="decimal"/>
      <w:lvlText w:val="%1."/>
      <w:lvlJc w:val="left"/>
      <w:pPr>
        <w:ind w:left="1584" w:hanging="360"/>
      </w:pPr>
    </w:lvl>
    <w:lvl w:ilvl="1" w:tplc="FFFFFFFF" w:tentative="1">
      <w:start w:val="1"/>
      <w:numFmt w:val="lowerLetter"/>
      <w:lvlText w:val="%2."/>
      <w:lvlJc w:val="left"/>
      <w:pPr>
        <w:ind w:left="2304" w:hanging="360"/>
      </w:pPr>
    </w:lvl>
    <w:lvl w:ilvl="2" w:tplc="FFFFFFFF" w:tentative="1">
      <w:start w:val="1"/>
      <w:numFmt w:val="lowerRoman"/>
      <w:lvlText w:val="%3."/>
      <w:lvlJc w:val="right"/>
      <w:pPr>
        <w:ind w:left="3024" w:hanging="180"/>
      </w:pPr>
    </w:lvl>
    <w:lvl w:ilvl="3" w:tplc="FFFFFFFF" w:tentative="1">
      <w:start w:val="1"/>
      <w:numFmt w:val="decimal"/>
      <w:lvlText w:val="%4."/>
      <w:lvlJc w:val="left"/>
      <w:pPr>
        <w:ind w:left="3744" w:hanging="360"/>
      </w:pPr>
    </w:lvl>
    <w:lvl w:ilvl="4" w:tplc="FFFFFFFF" w:tentative="1">
      <w:start w:val="1"/>
      <w:numFmt w:val="lowerLetter"/>
      <w:lvlText w:val="%5."/>
      <w:lvlJc w:val="left"/>
      <w:pPr>
        <w:ind w:left="4464" w:hanging="360"/>
      </w:pPr>
    </w:lvl>
    <w:lvl w:ilvl="5" w:tplc="FFFFFFFF" w:tentative="1">
      <w:start w:val="1"/>
      <w:numFmt w:val="lowerRoman"/>
      <w:lvlText w:val="%6."/>
      <w:lvlJc w:val="right"/>
      <w:pPr>
        <w:ind w:left="5184" w:hanging="180"/>
      </w:pPr>
    </w:lvl>
    <w:lvl w:ilvl="6" w:tplc="FFFFFFFF" w:tentative="1">
      <w:start w:val="1"/>
      <w:numFmt w:val="decimal"/>
      <w:lvlText w:val="%7."/>
      <w:lvlJc w:val="left"/>
      <w:pPr>
        <w:ind w:left="5904" w:hanging="360"/>
      </w:pPr>
    </w:lvl>
    <w:lvl w:ilvl="7" w:tplc="FFFFFFFF" w:tentative="1">
      <w:start w:val="1"/>
      <w:numFmt w:val="lowerLetter"/>
      <w:lvlText w:val="%8."/>
      <w:lvlJc w:val="left"/>
      <w:pPr>
        <w:ind w:left="6624" w:hanging="360"/>
      </w:pPr>
    </w:lvl>
    <w:lvl w:ilvl="8" w:tplc="FFFFFFFF" w:tentative="1">
      <w:start w:val="1"/>
      <w:numFmt w:val="lowerRoman"/>
      <w:lvlText w:val="%9."/>
      <w:lvlJc w:val="right"/>
      <w:pPr>
        <w:ind w:left="7344" w:hanging="180"/>
      </w:pPr>
    </w:lvl>
  </w:abstractNum>
  <w:num w:numId="1">
    <w:abstractNumId w:val="7"/>
  </w:num>
  <w:num w:numId="2">
    <w:abstractNumId w:val="8"/>
  </w:num>
  <w:num w:numId="3">
    <w:abstractNumId w:val="3"/>
  </w:num>
  <w:num w:numId="4">
    <w:abstractNumId w:val="2"/>
  </w:num>
  <w:num w:numId="5">
    <w:abstractNumId w:val="6"/>
  </w:num>
  <w:num w:numId="6">
    <w:abstractNumId w:val="0"/>
  </w:num>
  <w:num w:numId="7">
    <w:abstractNumId w:val="4"/>
  </w:num>
  <w:num w:numId="8">
    <w:abstractNumId w:val="9"/>
  </w:num>
  <w:num w:numId="9">
    <w:abstractNumId w:val="5"/>
  </w:num>
  <w:num w:numId="10">
    <w:abstractNumId w:val="10"/>
  </w:num>
  <w:num w:numId="11">
    <w:abstractNumId w:val="1"/>
  </w:num>
  <w:num w:numId="12">
    <w:abstractNumId w:val="1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mna Zameer">
    <w15:presenceInfo w15:providerId="Windows Live" w15:userId="1f385d49f3f91b7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proofState w:spelling="clean" w:grammar="clean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8193"/>
  </w:hdrShapeDefaults>
  <w:footnotePr>
    <w:footnote w:id="-1"/>
    <w:footnote w:id="0"/>
    <w:footnote w:id="1"/>
  </w:footnotePr>
  <w:endnotePr>
    <w:endnote w:id="-1"/>
    <w:endnote w:id="0"/>
    <w:endnote w:id="1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sLQwNbMwsjA0NDY3NrRQ0lEKTi0uzszPAykwrgUAnJPsNCwAAAA="/>
  </w:docVars>
  <w:rsids>
    <w:rsidRoot w:val="00983054"/>
    <w:rsid w:val="0000458F"/>
    <w:rsid w:val="00013910"/>
    <w:rsid w:val="000170E5"/>
    <w:rsid w:val="00017872"/>
    <w:rsid w:val="000236C1"/>
    <w:rsid w:val="00045DC3"/>
    <w:rsid w:val="00062140"/>
    <w:rsid w:val="000659E7"/>
    <w:rsid w:val="0008475A"/>
    <w:rsid w:val="000A5405"/>
    <w:rsid w:val="000B287D"/>
    <w:rsid w:val="000D2660"/>
    <w:rsid w:val="000E36CC"/>
    <w:rsid w:val="000E4BC4"/>
    <w:rsid w:val="001039AB"/>
    <w:rsid w:val="00113195"/>
    <w:rsid w:val="00130B5A"/>
    <w:rsid w:val="001574C5"/>
    <w:rsid w:val="00157B5E"/>
    <w:rsid w:val="001700DA"/>
    <w:rsid w:val="001B093E"/>
    <w:rsid w:val="001C317A"/>
    <w:rsid w:val="001F5682"/>
    <w:rsid w:val="00201A81"/>
    <w:rsid w:val="00264464"/>
    <w:rsid w:val="00265EF9"/>
    <w:rsid w:val="0028139E"/>
    <w:rsid w:val="00312538"/>
    <w:rsid w:val="00327694"/>
    <w:rsid w:val="00351B76"/>
    <w:rsid w:val="00375009"/>
    <w:rsid w:val="003E3F7A"/>
    <w:rsid w:val="00405E3C"/>
    <w:rsid w:val="00422B81"/>
    <w:rsid w:val="00447D80"/>
    <w:rsid w:val="004571C2"/>
    <w:rsid w:val="00474033"/>
    <w:rsid w:val="004814E9"/>
    <w:rsid w:val="00485EE0"/>
    <w:rsid w:val="00492D04"/>
    <w:rsid w:val="004C08F4"/>
    <w:rsid w:val="004E195A"/>
    <w:rsid w:val="0058005C"/>
    <w:rsid w:val="005D54E4"/>
    <w:rsid w:val="00605B56"/>
    <w:rsid w:val="00654C9C"/>
    <w:rsid w:val="0068380F"/>
    <w:rsid w:val="006973CB"/>
    <w:rsid w:val="006D6337"/>
    <w:rsid w:val="006F74AB"/>
    <w:rsid w:val="00747854"/>
    <w:rsid w:val="00761586"/>
    <w:rsid w:val="007908FF"/>
    <w:rsid w:val="007A724C"/>
    <w:rsid w:val="007C170B"/>
    <w:rsid w:val="007F5E0D"/>
    <w:rsid w:val="00801613"/>
    <w:rsid w:val="00822DE3"/>
    <w:rsid w:val="00841EEA"/>
    <w:rsid w:val="008430A2"/>
    <w:rsid w:val="00883BB5"/>
    <w:rsid w:val="008E51ED"/>
    <w:rsid w:val="008F0D69"/>
    <w:rsid w:val="008F7D57"/>
    <w:rsid w:val="00921696"/>
    <w:rsid w:val="0095133D"/>
    <w:rsid w:val="00954252"/>
    <w:rsid w:val="00954549"/>
    <w:rsid w:val="009663B7"/>
    <w:rsid w:val="0097143D"/>
    <w:rsid w:val="0097733A"/>
    <w:rsid w:val="00983054"/>
    <w:rsid w:val="00992C16"/>
    <w:rsid w:val="00A0779E"/>
    <w:rsid w:val="00A501B5"/>
    <w:rsid w:val="00A6392F"/>
    <w:rsid w:val="00AC1450"/>
    <w:rsid w:val="00AE2A98"/>
    <w:rsid w:val="00AF07E0"/>
    <w:rsid w:val="00B05A77"/>
    <w:rsid w:val="00B267E3"/>
    <w:rsid w:val="00B3497F"/>
    <w:rsid w:val="00B41EE8"/>
    <w:rsid w:val="00B5329A"/>
    <w:rsid w:val="00B5519D"/>
    <w:rsid w:val="00BB5B3B"/>
    <w:rsid w:val="00BB7283"/>
    <w:rsid w:val="00BF06D3"/>
    <w:rsid w:val="00C12289"/>
    <w:rsid w:val="00C31370"/>
    <w:rsid w:val="00C35338"/>
    <w:rsid w:val="00C51D23"/>
    <w:rsid w:val="00C572DE"/>
    <w:rsid w:val="00CA4807"/>
    <w:rsid w:val="00CD79A2"/>
    <w:rsid w:val="00CF3AB8"/>
    <w:rsid w:val="00D2436F"/>
    <w:rsid w:val="00D3655A"/>
    <w:rsid w:val="00D907AE"/>
    <w:rsid w:val="00E204C7"/>
    <w:rsid w:val="00E477FB"/>
    <w:rsid w:val="00E71239"/>
    <w:rsid w:val="00EC1B53"/>
    <w:rsid w:val="00F033D6"/>
    <w:rsid w:val="00F235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673A4C24"/>
  <w15:docId w15:val="{5D3A7589-8C2C-4B69-871E-790C7932C3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ind w:left="2195"/>
      <w:outlineLvl w:val="0"/>
    </w:pPr>
    <w:rPr>
      <w:b/>
      <w:bCs/>
      <w:sz w:val="20"/>
      <w:szCs w:val="20"/>
    </w:rPr>
  </w:style>
  <w:style w:type="paragraph" w:styleId="Heading2">
    <w:name w:val="heading 2"/>
    <w:basedOn w:val="Normal"/>
    <w:uiPriority w:val="9"/>
    <w:unhideWhenUsed/>
    <w:qFormat/>
    <w:pPr>
      <w:ind w:left="2195"/>
      <w:outlineLvl w:val="1"/>
    </w:pPr>
    <w:rPr>
      <w:b/>
      <w:bCs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ind w:left="2930" w:hanging="288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485EE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85EE0"/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485EE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85EE0"/>
    <w:rPr>
      <w:rFonts w:ascii="Arial" w:eastAsia="Arial" w:hAnsi="Arial" w:cs="Arial"/>
    </w:rPr>
  </w:style>
  <w:style w:type="character" w:customStyle="1" w:styleId="fontstyle01">
    <w:name w:val="fontstyle01"/>
    <w:basedOn w:val="DefaultParagraphFont"/>
    <w:rsid w:val="00485EE0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table" w:styleId="TableGrid">
    <w:name w:val="Table Grid"/>
    <w:basedOn w:val="TableNormal"/>
    <w:uiPriority w:val="39"/>
    <w:rsid w:val="003E3F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A0779E"/>
    <w:pPr>
      <w:widowControl/>
      <w:autoSpaceDE/>
      <w:autoSpaceDN/>
    </w:pPr>
    <w:rPr>
      <w:rFonts w:ascii="Arial" w:eastAsia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emf"/><Relationship Id="rId19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D686C7-C7C0-4205-84CC-5C3CD8AFF7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1920</Words>
  <Characters>10945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32606-00 Sensors Student Manual.pdf</vt:lpstr>
    </vt:vector>
  </TitlesOfParts>
  <Company/>
  <LinksUpToDate>false</LinksUpToDate>
  <CharactersWithSpaces>12840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32606-00 Sensors Student Manual.pdf</dc:title>
  <dc:creator>RIMMS-LAB-Laptop</dc:creator>
  <cp:lastModifiedBy>Amna Zameer</cp:lastModifiedBy>
  <cp:revision>2</cp:revision>
  <dcterms:created xsi:type="dcterms:W3CDTF">2022-04-03T14:26:00Z</dcterms:created>
  <dcterms:modified xsi:type="dcterms:W3CDTF">2022-04-03T14:26:00Z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2021-03-16T00:00:00Z</vt:filetime>
  </property>
  <property fmtid="{D5CDD505-2E9C-101B-9397-08002B2CF9AE}" pid="3" name="LastSaved">
    <vt:filetime>2022-02-20T00:00:00Z</vt:filetime>
  </property>
</Properties>
</file>